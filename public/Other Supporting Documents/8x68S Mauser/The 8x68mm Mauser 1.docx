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1F8D" w:rsidRPr="00041F8D" w:rsidRDefault="00041F8D" w:rsidP="00041F8D">
      <w:pPr>
        <w:shd w:val="clear" w:color="auto" w:fill="FFFFFF"/>
        <w:spacing w:after="96" w:line="240" w:lineRule="auto"/>
        <w:textAlignment w:val="baseline"/>
        <w:outlineLvl w:val="0"/>
        <w:rPr>
          <w:rFonts w:ascii="Helvetica" w:eastAsia="Times New Roman" w:hAnsi="Helvetica" w:cs="Times New Roman"/>
          <w:b/>
          <w:bCs/>
          <w:color w:val="1B2228"/>
          <w:spacing w:val="-10"/>
          <w:kern w:val="36"/>
          <w:sz w:val="63"/>
          <w:szCs w:val="63"/>
          <w:lang w:eastAsia="en-ZA"/>
        </w:rPr>
      </w:pPr>
      <w:r w:rsidRPr="00041F8D">
        <w:rPr>
          <w:rFonts w:ascii="Helvetica" w:eastAsia="Times New Roman" w:hAnsi="Helvetica" w:cs="Times New Roman"/>
          <w:b/>
          <w:bCs/>
          <w:color w:val="1B2228"/>
          <w:spacing w:val="-10"/>
          <w:kern w:val="36"/>
          <w:sz w:val="63"/>
          <w:szCs w:val="63"/>
          <w:lang w:eastAsia="en-ZA"/>
        </w:rPr>
        <w:t>The 8 × 68 S cartridge: born for deer, excellent in many other situations</w:t>
      </w:r>
    </w:p>
    <w:p w:rsidR="00041F8D" w:rsidRPr="00041F8D" w:rsidRDefault="00041F8D" w:rsidP="00041F8D">
      <w:pPr>
        <w:shd w:val="clear" w:color="auto" w:fill="FFFFFF"/>
        <w:spacing w:before="199" w:after="300" w:line="336" w:lineRule="atLeast"/>
        <w:textAlignment w:val="baseline"/>
        <w:outlineLvl w:val="1"/>
        <w:rPr>
          <w:rFonts w:ascii="inherit" w:eastAsia="Times New Roman" w:hAnsi="inherit" w:cs="Times New Roman"/>
          <w:b/>
          <w:bCs/>
          <w:color w:val="A0A0A0"/>
          <w:sz w:val="30"/>
          <w:szCs w:val="30"/>
          <w:lang w:eastAsia="en-ZA"/>
        </w:rPr>
      </w:pPr>
      <w:r w:rsidRPr="00041F8D">
        <w:rPr>
          <w:rFonts w:ascii="inherit" w:eastAsia="Times New Roman" w:hAnsi="inherit" w:cs="Times New Roman"/>
          <w:b/>
          <w:bCs/>
          <w:color w:val="A0A0A0"/>
          <w:sz w:val="30"/>
          <w:szCs w:val="30"/>
          <w:lang w:eastAsia="en-ZA"/>
        </w:rPr>
        <w:t>A noblewoman never puts herself too much in sight and so it happens for the 8x68S cartridge which in recent years has given up some ground towards much more advertised US products.</w:t>
      </w:r>
    </w:p>
    <w:p w:rsidR="00041F8D" w:rsidRPr="00041F8D" w:rsidRDefault="00041F8D" w:rsidP="00041F8D">
      <w:pPr>
        <w:shd w:val="clear" w:color="auto" w:fill="FFFFFF"/>
        <w:spacing w:after="0" w:line="240" w:lineRule="auto"/>
        <w:textAlignment w:val="baseline"/>
        <w:rPr>
          <w:rFonts w:ascii="inherit" w:eastAsia="Times New Roman" w:hAnsi="inherit" w:cs="Times New Roman"/>
          <w:color w:val="A0A0A0"/>
          <w:sz w:val="20"/>
          <w:szCs w:val="20"/>
          <w:lang w:eastAsia="en-ZA"/>
        </w:rPr>
      </w:pPr>
      <w:bookmarkStart w:id="0" w:name="_GoBack"/>
      <w:r>
        <w:rPr>
          <w:rFonts w:ascii="inherit" w:eastAsia="Times New Roman" w:hAnsi="inherit" w:cs="Times New Roman"/>
          <w:noProof/>
          <w:color w:val="A0A0A0"/>
          <w:sz w:val="20"/>
          <w:szCs w:val="20"/>
          <w:lang w:eastAsia="en-ZA"/>
        </w:rPr>
        <w:drawing>
          <wp:inline distT="0" distB="0" distL="0" distR="0" wp14:anchorId="1D363E60" wp14:editId="4503AF75">
            <wp:extent cx="762000" cy="762000"/>
            <wp:effectExtent l="0" t="0" r="0" b="0"/>
            <wp:docPr id="16" name="Picture 16" descr="Emmanuel Taba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manuel Tabass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bookmarkEnd w:id="0"/>
      <w:r w:rsidRPr="00041F8D">
        <w:rPr>
          <w:rFonts w:ascii="inherit" w:eastAsia="Times New Roman" w:hAnsi="inherit" w:cs="Times New Roman"/>
          <w:color w:val="A0A0A0"/>
          <w:sz w:val="20"/>
          <w:szCs w:val="20"/>
          <w:lang w:eastAsia="en-ZA"/>
        </w:rPr>
        <w:t>  </w:t>
      </w:r>
      <w:hyperlink r:id="rId6" w:history="1">
        <w:r w:rsidRPr="00041F8D">
          <w:rPr>
            <w:rFonts w:ascii="inherit" w:eastAsia="Times New Roman" w:hAnsi="inherit" w:cs="Times New Roman"/>
            <w:b/>
            <w:bCs/>
            <w:color w:val="1E96FC"/>
            <w:sz w:val="20"/>
            <w:szCs w:val="20"/>
            <w:u w:val="single"/>
            <w:bdr w:val="none" w:sz="0" w:space="0" w:color="auto" w:frame="1"/>
            <w:lang w:eastAsia="en-ZA"/>
          </w:rPr>
          <w:t xml:space="preserve">Emmanuel </w:t>
        </w:r>
        <w:proofErr w:type="spellStart"/>
        <w:r w:rsidRPr="00041F8D">
          <w:rPr>
            <w:rFonts w:ascii="inherit" w:eastAsia="Times New Roman" w:hAnsi="inherit" w:cs="Times New Roman"/>
            <w:b/>
            <w:bCs/>
            <w:color w:val="1E96FC"/>
            <w:sz w:val="20"/>
            <w:szCs w:val="20"/>
            <w:u w:val="single"/>
            <w:bdr w:val="none" w:sz="0" w:space="0" w:color="auto" w:frame="1"/>
            <w:lang w:eastAsia="en-ZA"/>
          </w:rPr>
          <w:t>Tabasso</w:t>
        </w:r>
      </w:hyperlink>
      <w:proofErr w:type="spellEnd"/>
    </w:p>
    <w:p w:rsidR="00041F8D" w:rsidRPr="00041F8D" w:rsidRDefault="00041F8D" w:rsidP="00041F8D">
      <w:pPr>
        <w:shd w:val="clear" w:color="auto" w:fill="FFFFFF"/>
        <w:spacing w:after="0" w:line="240" w:lineRule="auto"/>
        <w:textAlignment w:val="baseline"/>
        <w:rPr>
          <w:rFonts w:ascii="inherit" w:eastAsia="Times New Roman" w:hAnsi="inherit" w:cs="Times New Roman"/>
          <w:color w:val="A0A0A0"/>
          <w:sz w:val="20"/>
          <w:szCs w:val="20"/>
          <w:lang w:eastAsia="en-ZA"/>
        </w:rPr>
      </w:pPr>
      <w:r w:rsidRPr="00041F8D">
        <w:rPr>
          <w:rFonts w:ascii="inherit" w:eastAsia="Times New Roman" w:hAnsi="inherit" w:cs="Times New Roman"/>
          <w:color w:val="A0A0A0"/>
          <w:sz w:val="20"/>
          <w:szCs w:val="20"/>
          <w:lang w:eastAsia="en-ZA"/>
        </w:rPr>
        <w:t> </w:t>
      </w:r>
    </w:p>
    <w:p w:rsidR="00041F8D" w:rsidRPr="00041F8D" w:rsidRDefault="00041F8D" w:rsidP="00041F8D">
      <w:pPr>
        <w:shd w:val="clear" w:color="auto" w:fill="FFFFFF"/>
        <w:spacing w:after="0" w:line="240" w:lineRule="auto"/>
        <w:textAlignment w:val="baseline"/>
        <w:rPr>
          <w:rFonts w:ascii="inherit" w:eastAsia="Times New Roman" w:hAnsi="inherit" w:cs="Times New Roman"/>
          <w:color w:val="A0A0A0"/>
          <w:sz w:val="20"/>
          <w:szCs w:val="20"/>
          <w:lang w:eastAsia="en-ZA"/>
        </w:rPr>
      </w:pPr>
      <w:r w:rsidRPr="00041F8D">
        <w:rPr>
          <w:rFonts w:ascii="inherit" w:eastAsia="Times New Roman" w:hAnsi="inherit" w:cs="Times New Roman"/>
          <w:color w:val="A0A0A0"/>
          <w:sz w:val="20"/>
          <w:szCs w:val="20"/>
          <w:lang w:eastAsia="en-ZA"/>
        </w:rPr>
        <w:t> </w:t>
      </w:r>
      <w:proofErr w:type="spellStart"/>
      <w:r w:rsidRPr="00041F8D">
        <w:rPr>
          <w:rFonts w:ascii="inherit" w:eastAsia="Times New Roman" w:hAnsi="inherit" w:cs="Times New Roman"/>
          <w:color w:val="0000FF"/>
          <w:sz w:val="20"/>
          <w:szCs w:val="20"/>
          <w:u w:val="single"/>
          <w:bdr w:val="none" w:sz="0" w:space="0" w:color="auto" w:frame="1"/>
          <w:lang w:eastAsia="en-ZA"/>
        </w:rPr>
        <w:t>November</w:t>
      </w:r>
      <w:proofErr w:type="spellEnd"/>
      <w:r w:rsidRPr="00041F8D">
        <w:rPr>
          <w:rFonts w:ascii="inherit" w:eastAsia="Times New Roman" w:hAnsi="inherit" w:cs="Times New Roman"/>
          <w:color w:val="0000FF"/>
          <w:sz w:val="20"/>
          <w:szCs w:val="20"/>
          <w:u w:val="single"/>
          <w:bdr w:val="none" w:sz="0" w:space="0" w:color="auto" w:frame="1"/>
          <w:lang w:eastAsia="en-ZA"/>
        </w:rPr>
        <w:t xml:space="preserve"> 11, 2016</w:t>
      </w:r>
      <w:r w:rsidRPr="00041F8D">
        <w:rPr>
          <w:rFonts w:ascii="inherit" w:eastAsia="Times New Roman" w:hAnsi="inherit" w:cs="Times New Roman"/>
          <w:b/>
          <w:bCs/>
          <w:color w:val="0000FF"/>
          <w:sz w:val="20"/>
          <w:szCs w:val="20"/>
          <w:u w:val="single"/>
          <w:bdr w:val="none" w:sz="0" w:space="0" w:color="auto" w:frame="1"/>
          <w:lang w:eastAsia="en-ZA"/>
        </w:rPr>
        <w:t xml:space="preserve">Hunting in </w:t>
      </w:r>
      <w:proofErr w:type="spellStart"/>
      <w:r w:rsidRPr="00041F8D">
        <w:rPr>
          <w:rFonts w:ascii="inherit" w:eastAsia="Times New Roman" w:hAnsi="inherit" w:cs="Times New Roman"/>
          <w:b/>
          <w:bCs/>
          <w:color w:val="0000FF"/>
          <w:sz w:val="20"/>
          <w:szCs w:val="20"/>
          <w:u w:val="single"/>
          <w:bdr w:val="none" w:sz="0" w:space="0" w:color="auto" w:frame="1"/>
          <w:lang w:eastAsia="en-ZA"/>
        </w:rPr>
        <w:t>evidenceAmmunition</w:t>
      </w:r>
      <w:proofErr w:type="spellEnd"/>
      <w:r w:rsidRPr="00041F8D">
        <w:rPr>
          <w:rFonts w:ascii="inherit" w:eastAsia="Times New Roman" w:hAnsi="inherit" w:cs="Times New Roman"/>
          <w:b/>
          <w:bCs/>
          <w:color w:val="0000FF"/>
          <w:sz w:val="20"/>
          <w:szCs w:val="20"/>
          <w:u w:val="single"/>
          <w:bdr w:val="none" w:sz="0" w:space="0" w:color="auto" w:frame="1"/>
          <w:lang w:eastAsia="en-ZA"/>
        </w:rPr>
        <w:t xml:space="preserve"> and Hunting Powders</w:t>
      </w:r>
    </w:p>
    <w:p w:rsidR="00041F8D" w:rsidRPr="00041F8D" w:rsidRDefault="00041F8D" w:rsidP="00041F8D">
      <w:pPr>
        <w:shd w:val="clear" w:color="auto" w:fill="FFFFFF"/>
        <w:spacing w:after="0" w:line="240" w:lineRule="auto"/>
        <w:jc w:val="right"/>
        <w:textAlignment w:val="baseline"/>
        <w:rPr>
          <w:ins w:id="1" w:author="Unknown"/>
          <w:rFonts w:ascii="Helvetica" w:eastAsia="Times New Roman" w:hAnsi="Helvetica" w:cs="Times New Roman"/>
          <w:color w:val="595C5F"/>
          <w:sz w:val="21"/>
          <w:szCs w:val="21"/>
          <w:bdr w:val="none" w:sz="0" w:space="0" w:color="auto" w:frame="1"/>
          <w:lang w:eastAsia="en-ZA"/>
        </w:rPr>
      </w:pPr>
      <w:r w:rsidRPr="00041F8D">
        <w:rPr>
          <w:rFonts w:ascii="inherit" w:eastAsia="Times New Roman" w:hAnsi="inherit" w:cs="Times New Roman"/>
          <w:color w:val="A0A0A0"/>
          <w:sz w:val="20"/>
          <w:szCs w:val="20"/>
          <w:lang w:eastAsia="en-ZA"/>
        </w:rPr>
        <w:t> </w:t>
      </w:r>
      <w:r>
        <w:rPr>
          <w:rFonts w:ascii="Helvetica" w:eastAsia="Times New Roman" w:hAnsi="Helvetica" w:cs="Times New Roman"/>
          <w:noProof/>
          <w:color w:val="595C5F"/>
          <w:sz w:val="21"/>
          <w:szCs w:val="21"/>
          <w:bdr w:val="none" w:sz="0" w:space="0" w:color="auto" w:frame="1"/>
          <w:lang w:eastAsia="en-ZA"/>
        </w:rPr>
        <w:drawing>
          <wp:inline distT="0" distB="0" distL="0" distR="0" wp14:anchorId="163BC297" wp14:editId="0DA4D933">
            <wp:extent cx="7620" cy="7620"/>
            <wp:effectExtent l="0" t="0" r="0" b="0"/>
            <wp:docPr id="14" name="Picture 14" descr="https://www.cacciapassione.com/adv/www/delivery/lg.php?bannerid=666&amp;campaignid=267&amp;zoneid=27&amp;loc=https%3A%2F%2Fwww.cacciapassione.com%2Fen%2Fcartridge-8x68-s-hunting-deer-excellent-situations%2F&amp;referer=https%3A%2F%2Fwww.google.com%2F&amp;cb=f1bcbc14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cacciapassione.com/adv/www/delivery/lg.php?bannerid=666&amp;campaignid=267&amp;zoneid=27&amp;loc=https%3A%2F%2Fwww.cacciapassione.com%2Fen%2Fcartridge-8x68-s-hunting-deer-excellent-situations%2F&amp;referer=https%3A%2F%2Fwww.google.com%2F&amp;cb=f1bcbc141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rsidR="00041F8D" w:rsidRPr="00041F8D" w:rsidRDefault="00041F8D" w:rsidP="00041F8D">
      <w:pPr>
        <w:shd w:val="clear" w:color="auto" w:fill="FFFFFF"/>
        <w:spacing w:after="0" w:line="390" w:lineRule="atLeast"/>
        <w:textAlignment w:val="baseline"/>
        <w:rPr>
          <w:rFonts w:ascii="inherit" w:eastAsia="Times New Roman" w:hAnsi="inherit" w:cs="Times New Roman"/>
          <w:color w:val="333333"/>
          <w:sz w:val="27"/>
          <w:szCs w:val="27"/>
          <w:lang w:eastAsia="en-ZA"/>
        </w:rPr>
      </w:pPr>
      <w:r>
        <w:rPr>
          <w:rFonts w:ascii="inherit" w:eastAsia="Times New Roman" w:hAnsi="inherit" w:cs="Times New Roman"/>
          <w:noProof/>
          <w:color w:val="A0A0A0"/>
          <w:sz w:val="27"/>
          <w:szCs w:val="27"/>
          <w:bdr w:val="none" w:sz="0" w:space="0" w:color="auto" w:frame="1"/>
          <w:lang w:eastAsia="en-ZA"/>
        </w:rPr>
        <w:drawing>
          <wp:inline distT="0" distB="0" distL="0" distR="0">
            <wp:extent cx="6012180" cy="3999311"/>
            <wp:effectExtent l="0" t="0" r="7620" b="1270"/>
            <wp:docPr id="13" name="Picture 13" descr="ammunition_cartridge_8x68S_103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mmunition_cartridge_8x68S_1030">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2180" cy="3999311"/>
                    </a:xfrm>
                    <a:prstGeom prst="rect">
                      <a:avLst/>
                    </a:prstGeom>
                    <a:noFill/>
                    <a:ln>
                      <a:noFill/>
                    </a:ln>
                  </pic:spPr>
                </pic:pic>
              </a:graphicData>
            </a:graphic>
          </wp:inline>
        </w:drawing>
      </w:r>
      <w:r w:rsidRPr="00041F8D">
        <w:rPr>
          <w:rFonts w:ascii="inherit" w:eastAsia="Times New Roman" w:hAnsi="inherit" w:cs="Times New Roman"/>
          <w:color w:val="333333"/>
          <w:sz w:val="27"/>
          <w:szCs w:val="27"/>
          <w:lang w:eastAsia="en-ZA"/>
        </w:rPr>
        <w:t>The box of these 8x68S RWS is several years old, but we confirm that the ballistic result of the cartridges contained remains perfectly up to expectations</w:t>
      </w:r>
    </w:p>
    <w:p w:rsidR="00041F8D" w:rsidRDefault="00041F8D" w:rsidP="00041F8D">
      <w:pPr>
        <w:shd w:val="clear" w:color="auto" w:fill="FFFFFF"/>
        <w:spacing w:after="300" w:line="390" w:lineRule="atLeast"/>
        <w:jc w:val="both"/>
        <w:textAlignment w:val="baseline"/>
        <w:rPr>
          <w:rFonts w:ascii="inherit" w:eastAsia="Times New Roman" w:hAnsi="inherit" w:cs="Times New Roman"/>
          <w:color w:val="1B2228"/>
          <w:sz w:val="27"/>
          <w:szCs w:val="27"/>
          <w:lang w:eastAsia="en-ZA"/>
        </w:rPr>
      </w:pPr>
      <w:r w:rsidRPr="00041F8D">
        <w:rPr>
          <w:rFonts w:ascii="inherit" w:eastAsia="Times New Roman" w:hAnsi="inherit" w:cs="Times New Roman"/>
          <w:color w:val="1B2228"/>
          <w:sz w:val="27"/>
          <w:szCs w:val="27"/>
          <w:lang w:eastAsia="en-ZA"/>
        </w:rPr>
        <w:t xml:space="preserve">Officially born in 1940 with the studies of the engineer Otto Schuler, the 8x68S cartridge is set up with the main purpose of deer hunting in the German forests, in the Danube plains, in the woods and in the Carpathian mountains where specimens </w:t>
      </w:r>
      <w:r w:rsidRPr="00041F8D">
        <w:rPr>
          <w:rFonts w:ascii="inherit" w:eastAsia="Times New Roman" w:hAnsi="inherit" w:cs="Times New Roman"/>
          <w:color w:val="1B2228"/>
          <w:sz w:val="27"/>
          <w:szCs w:val="27"/>
          <w:lang w:eastAsia="en-ZA"/>
        </w:rPr>
        <w:lastRenderedPageBreak/>
        <w:t xml:space="preserve">around three hundred kg in weight and trophies imposing illustrate the talent of the hunter, his weapons and the territory. Another 8 mm were already in use, the size considered specific for the king of the forest, such as the 8 × 57 and 8 × 60 by Mauser, together with the hefty 8 × 64 by </w:t>
      </w:r>
      <w:proofErr w:type="spellStart"/>
      <w:r w:rsidRPr="00041F8D">
        <w:rPr>
          <w:rFonts w:ascii="inherit" w:eastAsia="Times New Roman" w:hAnsi="inherit" w:cs="Times New Roman"/>
          <w:color w:val="1B2228"/>
          <w:sz w:val="27"/>
          <w:szCs w:val="27"/>
          <w:lang w:eastAsia="en-ZA"/>
        </w:rPr>
        <w:t>Brenneke</w:t>
      </w:r>
      <w:proofErr w:type="spellEnd"/>
      <w:r w:rsidRPr="00041F8D">
        <w:rPr>
          <w:rFonts w:ascii="inherit" w:eastAsia="Times New Roman" w:hAnsi="inherit" w:cs="Times New Roman"/>
          <w:color w:val="1B2228"/>
          <w:sz w:val="27"/>
          <w:szCs w:val="27"/>
          <w:lang w:eastAsia="en-ZA"/>
        </w:rPr>
        <w:t xml:space="preserve">, all proposed in the normal or S version which indicates 8,2mm ball instead of the older 8,02mm ball. The new creation was born and remained only in the S version, as the suffix affixed to the canonical bullet and </w:t>
      </w:r>
      <w:proofErr w:type="gramStart"/>
      <w:r w:rsidRPr="00041F8D">
        <w:rPr>
          <w:rFonts w:ascii="inherit" w:eastAsia="Times New Roman" w:hAnsi="inherit" w:cs="Times New Roman"/>
          <w:color w:val="1B2228"/>
          <w:sz w:val="27"/>
          <w:szCs w:val="27"/>
          <w:lang w:eastAsia="en-ZA"/>
        </w:rPr>
        <w:t>case sizes indicates</w:t>
      </w:r>
      <w:proofErr w:type="gramEnd"/>
      <w:r w:rsidRPr="00041F8D">
        <w:rPr>
          <w:rFonts w:ascii="inherit" w:eastAsia="Times New Roman" w:hAnsi="inherit" w:cs="Times New Roman"/>
          <w:color w:val="1B2228"/>
          <w:sz w:val="27"/>
          <w:szCs w:val="27"/>
          <w:lang w:eastAsia="en-ZA"/>
        </w:rPr>
        <w:t>. The aims of the project were soon said: a cartridge capable of pushing medium-heavy bullets, indicatively from 11</w:t>
      </w:r>
      <w:proofErr w:type="gramStart"/>
      <w:r w:rsidRPr="00041F8D">
        <w:rPr>
          <w:rFonts w:ascii="inherit" w:eastAsia="Times New Roman" w:hAnsi="inherit" w:cs="Times New Roman"/>
          <w:color w:val="1B2228"/>
          <w:sz w:val="27"/>
          <w:szCs w:val="27"/>
          <w:lang w:eastAsia="en-ZA"/>
        </w:rPr>
        <w:t>,5</w:t>
      </w:r>
      <w:proofErr w:type="gramEnd"/>
      <w:r w:rsidRPr="00041F8D">
        <w:rPr>
          <w:rFonts w:ascii="inherit" w:eastAsia="Times New Roman" w:hAnsi="inherit" w:cs="Times New Roman"/>
          <w:color w:val="1B2228"/>
          <w:sz w:val="27"/>
          <w:szCs w:val="27"/>
          <w:lang w:eastAsia="en-ZA"/>
        </w:rPr>
        <w:t xml:space="preserve"> to 14,5 g, at unusual speeds for the time, therefore capable of ensuring a high trajectory voltage and a conspicuous reserve. </w:t>
      </w:r>
      <w:proofErr w:type="gramStart"/>
      <w:r w:rsidRPr="00041F8D">
        <w:rPr>
          <w:rFonts w:ascii="inherit" w:eastAsia="Times New Roman" w:hAnsi="inherit" w:cs="Times New Roman"/>
          <w:color w:val="1B2228"/>
          <w:sz w:val="27"/>
          <w:szCs w:val="27"/>
          <w:lang w:eastAsia="en-ZA"/>
        </w:rPr>
        <w:t>of</w:t>
      </w:r>
      <w:proofErr w:type="gramEnd"/>
      <w:r w:rsidRPr="00041F8D">
        <w:rPr>
          <w:rFonts w:ascii="inherit" w:eastAsia="Times New Roman" w:hAnsi="inherit" w:cs="Times New Roman"/>
          <w:color w:val="1B2228"/>
          <w:sz w:val="27"/>
          <w:szCs w:val="27"/>
          <w:lang w:eastAsia="en-ZA"/>
        </w:rPr>
        <w:t xml:space="preserve"> energy even at considerable distances, at the time quantifiable in 300 m, without neglecting the due accuracy. It should not be forgotten that in the period Germany was at the top in science and technology, including the guns, hence the idea of ​​accelerating a 12</w:t>
      </w:r>
      <w:proofErr w:type="gramStart"/>
      <w:r w:rsidRPr="00041F8D">
        <w:rPr>
          <w:rFonts w:ascii="inherit" w:eastAsia="Times New Roman" w:hAnsi="inherit" w:cs="Times New Roman"/>
          <w:color w:val="1B2228"/>
          <w:sz w:val="27"/>
          <w:szCs w:val="27"/>
          <w:lang w:eastAsia="en-ZA"/>
        </w:rPr>
        <w:t>,7</w:t>
      </w:r>
      <w:proofErr w:type="gramEnd"/>
      <w:r w:rsidRPr="00041F8D">
        <w:rPr>
          <w:rFonts w:ascii="inherit" w:eastAsia="Times New Roman" w:hAnsi="inherit" w:cs="Times New Roman"/>
          <w:color w:val="1B2228"/>
          <w:sz w:val="27"/>
          <w:szCs w:val="27"/>
          <w:lang w:eastAsia="en-ZA"/>
        </w:rPr>
        <w:t xml:space="preserve"> g bullet, the most characteristic measure, just under 1.000 m / sec. it had turned into reality. If we observe the cartridge case we will notice some differences from the latest current creations and a reconfirmation: the latter is represented by the smooth body, without a belt, to which the Germans have always been </w:t>
      </w:r>
      <w:proofErr w:type="spellStart"/>
      <w:r w:rsidRPr="00041F8D">
        <w:rPr>
          <w:rFonts w:ascii="inherit" w:eastAsia="Times New Roman" w:hAnsi="inherit" w:cs="Times New Roman"/>
          <w:color w:val="1B2228"/>
          <w:sz w:val="27"/>
          <w:szCs w:val="27"/>
          <w:lang w:eastAsia="en-ZA"/>
        </w:rPr>
        <w:t>fond</w:t>
      </w:r>
      <w:proofErr w:type="spellEnd"/>
      <w:r w:rsidRPr="00041F8D">
        <w:rPr>
          <w:rFonts w:ascii="inherit" w:eastAsia="Times New Roman" w:hAnsi="inherit" w:cs="Times New Roman"/>
          <w:color w:val="1B2228"/>
          <w:sz w:val="27"/>
          <w:szCs w:val="27"/>
          <w:lang w:eastAsia="en-ZA"/>
        </w:rPr>
        <w:t xml:space="preserve">, with the sole exception of the 7 × 73 </w:t>
      </w:r>
      <w:proofErr w:type="spellStart"/>
      <w:r w:rsidRPr="00041F8D">
        <w:rPr>
          <w:rFonts w:ascii="inherit" w:eastAsia="Times New Roman" w:hAnsi="inherit" w:cs="Times New Roman"/>
          <w:color w:val="1B2228"/>
          <w:sz w:val="27"/>
          <w:szCs w:val="27"/>
          <w:lang w:eastAsia="en-ZA"/>
        </w:rPr>
        <w:t>Vom</w:t>
      </w:r>
      <w:proofErr w:type="spellEnd"/>
      <w:r w:rsidRPr="00041F8D">
        <w:rPr>
          <w:rFonts w:ascii="inherit" w:eastAsia="Times New Roman" w:hAnsi="inherit" w:cs="Times New Roman"/>
          <w:color w:val="1B2228"/>
          <w:sz w:val="27"/>
          <w:szCs w:val="27"/>
          <w:lang w:eastAsia="en-ZA"/>
        </w:rPr>
        <w:t xml:space="preserve"> </w:t>
      </w:r>
      <w:proofErr w:type="spellStart"/>
      <w:r w:rsidRPr="00041F8D">
        <w:rPr>
          <w:rFonts w:ascii="inherit" w:eastAsia="Times New Roman" w:hAnsi="inherit" w:cs="Times New Roman"/>
          <w:color w:val="1B2228"/>
          <w:sz w:val="27"/>
          <w:szCs w:val="27"/>
          <w:lang w:eastAsia="en-ZA"/>
        </w:rPr>
        <w:t>Hofe</w:t>
      </w:r>
      <w:proofErr w:type="spellEnd"/>
      <w:r w:rsidRPr="00041F8D">
        <w:rPr>
          <w:rFonts w:ascii="inherit" w:eastAsia="Times New Roman" w:hAnsi="inherit" w:cs="Times New Roman"/>
          <w:color w:val="1B2228"/>
          <w:sz w:val="27"/>
          <w:szCs w:val="27"/>
          <w:lang w:eastAsia="en-ZA"/>
        </w:rPr>
        <w:t>, because it guarantees a more precise position thanks to the much shorter space between the hit made by the shoulder and the position of the bullet than that given by the hit on the belt.</w:t>
      </w:r>
    </w:p>
    <w:p w:rsidR="00041F8D" w:rsidRPr="00041F8D" w:rsidRDefault="00041F8D" w:rsidP="00041F8D">
      <w:pPr>
        <w:shd w:val="clear" w:color="auto" w:fill="FFFFFF"/>
        <w:spacing w:after="300" w:line="390" w:lineRule="atLeast"/>
        <w:jc w:val="both"/>
        <w:textAlignment w:val="baseline"/>
        <w:rPr>
          <w:rFonts w:ascii="inherit" w:eastAsia="Times New Roman" w:hAnsi="inherit" w:cs="Times New Roman"/>
          <w:color w:val="1B2228"/>
          <w:sz w:val="27"/>
          <w:szCs w:val="27"/>
          <w:lang w:eastAsia="en-ZA"/>
        </w:rPr>
      </w:pPr>
      <w:r w:rsidRPr="00041F8D">
        <w:rPr>
          <w:rFonts w:ascii="inherit" w:eastAsia="Times New Roman" w:hAnsi="inherit" w:cs="Times New Roman"/>
          <w:color w:val="1B2228"/>
          <w:sz w:val="27"/>
          <w:szCs w:val="27"/>
          <w:lang w:eastAsia="en-ZA"/>
        </w:rPr>
        <w:t xml:space="preserve">All the cartridges today, and in particular those for medium or long distance shooting, even in the United States, are structured as follows, and see in this regard the .338 </w:t>
      </w:r>
      <w:proofErr w:type="spellStart"/>
      <w:r w:rsidRPr="00041F8D">
        <w:rPr>
          <w:rFonts w:ascii="inherit" w:eastAsia="Times New Roman" w:hAnsi="inherit" w:cs="Times New Roman"/>
          <w:color w:val="1B2228"/>
          <w:sz w:val="27"/>
          <w:szCs w:val="27"/>
          <w:lang w:eastAsia="en-ZA"/>
        </w:rPr>
        <w:t>Lapua</w:t>
      </w:r>
      <w:proofErr w:type="spellEnd"/>
      <w:r w:rsidRPr="00041F8D">
        <w:rPr>
          <w:rFonts w:ascii="inherit" w:eastAsia="Times New Roman" w:hAnsi="inherit" w:cs="Times New Roman"/>
          <w:color w:val="1B2228"/>
          <w:sz w:val="27"/>
          <w:szCs w:val="27"/>
          <w:lang w:eastAsia="en-ZA"/>
        </w:rPr>
        <w:t xml:space="preserve"> Mag., The 6 XC, the 6 PPC, the 6,5 </w:t>
      </w:r>
      <w:proofErr w:type="spellStart"/>
      <w:r w:rsidRPr="00041F8D">
        <w:rPr>
          <w:rFonts w:ascii="inherit" w:eastAsia="Times New Roman" w:hAnsi="inherit" w:cs="Times New Roman"/>
          <w:color w:val="1B2228"/>
          <w:sz w:val="27"/>
          <w:szCs w:val="27"/>
          <w:lang w:eastAsia="en-ZA"/>
        </w:rPr>
        <w:t>Creedmor</w:t>
      </w:r>
      <w:proofErr w:type="spellEnd"/>
      <w:r w:rsidRPr="00041F8D">
        <w:rPr>
          <w:rFonts w:ascii="inherit" w:eastAsia="Times New Roman" w:hAnsi="inherit" w:cs="Times New Roman"/>
          <w:color w:val="1B2228"/>
          <w:sz w:val="27"/>
          <w:szCs w:val="27"/>
          <w:lang w:eastAsia="en-ZA"/>
        </w:rPr>
        <w:t xml:space="preserve">, the 6,5 Grendel along with the Winchester and Remington short magnum series. The differences reside in the relationship between length and diameter of the body, it shortens and widens, and in the decidedly more pronounced angle of the shoulder, making better use of powders even a little </w:t>
      </w:r>
      <w:proofErr w:type="gramStart"/>
      <w:r w:rsidRPr="00041F8D">
        <w:rPr>
          <w:rFonts w:ascii="inherit" w:eastAsia="Times New Roman" w:hAnsi="inherit" w:cs="Times New Roman"/>
          <w:color w:val="1B2228"/>
          <w:sz w:val="27"/>
          <w:szCs w:val="27"/>
          <w:lang w:eastAsia="en-ZA"/>
        </w:rPr>
        <w:t>more lively</w:t>
      </w:r>
      <w:proofErr w:type="gramEnd"/>
      <w:r w:rsidRPr="00041F8D">
        <w:rPr>
          <w:rFonts w:ascii="inherit" w:eastAsia="Times New Roman" w:hAnsi="inherit" w:cs="Times New Roman"/>
          <w:color w:val="1B2228"/>
          <w:sz w:val="27"/>
          <w:szCs w:val="27"/>
          <w:lang w:eastAsia="en-ZA"/>
        </w:rPr>
        <w:t xml:space="preserve">. Relying on high pressures remains a constant because the Schuler cartridge already hangs around 4400 </w:t>
      </w:r>
      <w:proofErr w:type="spellStart"/>
      <w:r w:rsidRPr="00041F8D">
        <w:rPr>
          <w:rFonts w:ascii="inherit" w:eastAsia="Times New Roman" w:hAnsi="inherit" w:cs="Times New Roman"/>
          <w:color w:val="1B2228"/>
          <w:sz w:val="27"/>
          <w:szCs w:val="27"/>
          <w:lang w:eastAsia="en-ZA"/>
        </w:rPr>
        <w:t>atm</w:t>
      </w:r>
      <w:proofErr w:type="spellEnd"/>
      <w:r w:rsidRPr="00041F8D">
        <w:rPr>
          <w:rFonts w:ascii="inherit" w:eastAsia="Times New Roman" w:hAnsi="inherit" w:cs="Times New Roman"/>
          <w:color w:val="1B2228"/>
          <w:sz w:val="27"/>
          <w:szCs w:val="27"/>
          <w:lang w:eastAsia="en-ZA"/>
        </w:rPr>
        <w:t xml:space="preserve">: the slightly tapered body responds to the need for a greater volume in length and, together with the slope of the shoulder, to dilute a little, but precisely little, the dry and decisive recoil that comes from a charge of, for example, 78,0 g of MRP with a 200 g </w:t>
      </w:r>
      <w:proofErr w:type="spellStart"/>
      <w:r w:rsidRPr="00041F8D">
        <w:rPr>
          <w:rFonts w:ascii="inherit" w:eastAsia="Times New Roman" w:hAnsi="inherit" w:cs="Times New Roman"/>
          <w:color w:val="1B2228"/>
          <w:sz w:val="27"/>
          <w:szCs w:val="27"/>
          <w:lang w:eastAsia="en-ZA"/>
        </w:rPr>
        <w:t>Nosler</w:t>
      </w:r>
      <w:proofErr w:type="spellEnd"/>
      <w:r w:rsidRPr="00041F8D">
        <w:rPr>
          <w:rFonts w:ascii="inherit" w:eastAsia="Times New Roman" w:hAnsi="inherit" w:cs="Times New Roman"/>
          <w:color w:val="1B2228"/>
          <w:sz w:val="27"/>
          <w:szCs w:val="27"/>
          <w:lang w:eastAsia="en-ZA"/>
        </w:rPr>
        <w:t xml:space="preserve"> Partition bullet, Federal 215 M. trigger which, in a 70 cm barrel, comes out at 935 m / sec with 577 </w:t>
      </w:r>
      <w:proofErr w:type="spellStart"/>
      <w:r w:rsidRPr="00041F8D">
        <w:rPr>
          <w:rFonts w:ascii="inherit" w:eastAsia="Times New Roman" w:hAnsi="inherit" w:cs="Times New Roman"/>
          <w:color w:val="1B2228"/>
          <w:sz w:val="27"/>
          <w:szCs w:val="27"/>
          <w:lang w:eastAsia="en-ZA"/>
        </w:rPr>
        <w:t>kgm</w:t>
      </w:r>
      <w:proofErr w:type="spellEnd"/>
      <w:r w:rsidRPr="00041F8D">
        <w:rPr>
          <w:rFonts w:ascii="inherit" w:eastAsia="Times New Roman" w:hAnsi="inherit" w:cs="Times New Roman"/>
          <w:color w:val="1B2228"/>
          <w:sz w:val="27"/>
          <w:szCs w:val="27"/>
          <w:lang w:eastAsia="en-ZA"/>
        </w:rPr>
        <w:t xml:space="preserve">, or from a less aggressive one, always with RWS case, 73,7 gr of N / 160 with RPM trigger, 195 gr </w:t>
      </w:r>
      <w:proofErr w:type="spellStart"/>
      <w:r w:rsidRPr="00041F8D">
        <w:rPr>
          <w:rFonts w:ascii="inherit" w:eastAsia="Times New Roman" w:hAnsi="inherit" w:cs="Times New Roman"/>
          <w:color w:val="1B2228"/>
          <w:sz w:val="27"/>
          <w:szCs w:val="27"/>
          <w:lang w:eastAsia="en-ZA"/>
        </w:rPr>
        <w:t>Hornady</w:t>
      </w:r>
      <w:proofErr w:type="spellEnd"/>
      <w:r w:rsidRPr="00041F8D">
        <w:rPr>
          <w:rFonts w:ascii="inherit" w:eastAsia="Times New Roman" w:hAnsi="inherit" w:cs="Times New Roman"/>
          <w:color w:val="1B2228"/>
          <w:sz w:val="27"/>
          <w:szCs w:val="27"/>
          <w:lang w:eastAsia="en-ZA"/>
        </w:rPr>
        <w:t xml:space="preserve"> SP bullet, 86,7 mm OAL, V / 0 in the 65 cm barrel equal to 900 m / sec with 522 </w:t>
      </w:r>
      <w:proofErr w:type="spellStart"/>
      <w:r w:rsidRPr="00041F8D">
        <w:rPr>
          <w:rFonts w:ascii="inherit" w:eastAsia="Times New Roman" w:hAnsi="inherit" w:cs="Times New Roman"/>
          <w:color w:val="1B2228"/>
          <w:sz w:val="27"/>
          <w:szCs w:val="27"/>
          <w:lang w:eastAsia="en-ZA"/>
        </w:rPr>
        <w:t>kgm</w:t>
      </w:r>
      <w:proofErr w:type="spellEnd"/>
      <w:r w:rsidRPr="00041F8D">
        <w:rPr>
          <w:rFonts w:ascii="inherit" w:eastAsia="Times New Roman" w:hAnsi="inherit" w:cs="Times New Roman"/>
          <w:color w:val="1B2228"/>
          <w:sz w:val="27"/>
          <w:szCs w:val="27"/>
          <w:lang w:eastAsia="en-ZA"/>
        </w:rPr>
        <w:t xml:space="preserve"> of E / 0 (without </w:t>
      </w:r>
      <w:r w:rsidRPr="00041F8D">
        <w:rPr>
          <w:rFonts w:ascii="inherit" w:eastAsia="Times New Roman" w:hAnsi="inherit" w:cs="Times New Roman"/>
          <w:color w:val="1B2228"/>
          <w:sz w:val="27"/>
          <w:szCs w:val="27"/>
          <w:lang w:eastAsia="en-ZA"/>
        </w:rPr>
        <w:lastRenderedPageBreak/>
        <w:t xml:space="preserve">our responsibility or guarantee). Shooting with rifles of a few decades ago as an excellent product of the unforgotten </w:t>
      </w:r>
      <w:proofErr w:type="spellStart"/>
      <w:r w:rsidRPr="00041F8D">
        <w:rPr>
          <w:rFonts w:ascii="inherit" w:eastAsia="Times New Roman" w:hAnsi="inherit" w:cs="Times New Roman"/>
          <w:color w:val="1B2228"/>
          <w:sz w:val="27"/>
          <w:szCs w:val="27"/>
          <w:lang w:eastAsia="en-ZA"/>
        </w:rPr>
        <w:t>Casartelli</w:t>
      </w:r>
      <w:proofErr w:type="spellEnd"/>
      <w:r w:rsidRPr="00041F8D">
        <w:rPr>
          <w:rFonts w:ascii="inherit" w:eastAsia="Times New Roman" w:hAnsi="inherit" w:cs="Times New Roman"/>
          <w:color w:val="1B2228"/>
          <w:sz w:val="27"/>
          <w:szCs w:val="27"/>
          <w:lang w:eastAsia="en-ZA"/>
        </w:rPr>
        <w:t xml:space="preserve"> or a classic Mauser Europa 66, without muzzle brake of course, the results are assured both on the prey and on the hunter to whom the shoulder will give some pain for a few days. . However, the satisfaction will be great in mastering such a cartridge which, even in the shooting range, will show considerable consistency and precision.</w:t>
      </w:r>
    </w:p>
    <w:p w:rsidR="00041F8D" w:rsidRPr="00041F8D" w:rsidRDefault="00041F8D" w:rsidP="00041F8D">
      <w:pPr>
        <w:shd w:val="clear" w:color="auto" w:fill="FFFFFF"/>
        <w:spacing w:after="0" w:line="390" w:lineRule="atLeast"/>
        <w:textAlignment w:val="baseline"/>
        <w:rPr>
          <w:rFonts w:ascii="inherit" w:eastAsia="Times New Roman" w:hAnsi="inherit" w:cs="Times New Roman"/>
          <w:color w:val="333333"/>
          <w:sz w:val="27"/>
          <w:szCs w:val="27"/>
          <w:lang w:eastAsia="en-ZA"/>
        </w:rPr>
      </w:pPr>
      <w:r>
        <w:rPr>
          <w:rFonts w:ascii="inherit" w:eastAsia="Times New Roman" w:hAnsi="inherit" w:cs="Times New Roman"/>
          <w:noProof/>
          <w:color w:val="A0A0A0"/>
          <w:sz w:val="27"/>
          <w:szCs w:val="27"/>
          <w:bdr w:val="none" w:sz="0" w:space="0" w:color="auto" w:frame="1"/>
          <w:lang w:eastAsia="en-ZA"/>
        </w:rPr>
        <w:drawing>
          <wp:inline distT="0" distB="0" distL="0" distR="0">
            <wp:extent cx="5905500" cy="3928347"/>
            <wp:effectExtent l="0" t="0" r="0" b="0"/>
            <wp:docPr id="10" name="Picture 10" descr="ammunition_cartridge_8x68S_00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mmunition_cartridge_8x68S_006">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5500" cy="3928347"/>
                    </a:xfrm>
                    <a:prstGeom prst="rect">
                      <a:avLst/>
                    </a:prstGeom>
                    <a:noFill/>
                    <a:ln>
                      <a:noFill/>
                    </a:ln>
                  </pic:spPr>
                </pic:pic>
              </a:graphicData>
            </a:graphic>
          </wp:inline>
        </w:drawing>
      </w:r>
      <w:r w:rsidRPr="00041F8D">
        <w:rPr>
          <w:rFonts w:ascii="inherit" w:eastAsia="Times New Roman" w:hAnsi="inherit" w:cs="Times New Roman"/>
          <w:color w:val="333333"/>
          <w:sz w:val="27"/>
          <w:szCs w:val="27"/>
          <w:lang w:eastAsia="en-ZA"/>
        </w:rPr>
        <w:t>The cartridge is inserted in the fixed magazine, ready to be chambered: it is a RWS with 12</w:t>
      </w:r>
      <w:proofErr w:type="gramStart"/>
      <w:r w:rsidRPr="00041F8D">
        <w:rPr>
          <w:rFonts w:ascii="inherit" w:eastAsia="Times New Roman" w:hAnsi="inherit" w:cs="Times New Roman"/>
          <w:color w:val="333333"/>
          <w:sz w:val="27"/>
          <w:szCs w:val="27"/>
          <w:lang w:eastAsia="en-ZA"/>
        </w:rPr>
        <w:t>,1</w:t>
      </w:r>
      <w:proofErr w:type="gramEnd"/>
      <w:r w:rsidRPr="00041F8D">
        <w:rPr>
          <w:rFonts w:ascii="inherit" w:eastAsia="Times New Roman" w:hAnsi="inherit" w:cs="Times New Roman"/>
          <w:color w:val="333333"/>
          <w:sz w:val="27"/>
          <w:szCs w:val="27"/>
          <w:lang w:eastAsia="en-ZA"/>
        </w:rPr>
        <w:t xml:space="preserve"> g H-Mantel bullet used for a long time on deer before the latest novelties recently arrived on the market, still today it proves to be a </w:t>
      </w:r>
      <w:proofErr w:type="spellStart"/>
      <w:r w:rsidRPr="00041F8D">
        <w:rPr>
          <w:rFonts w:ascii="inherit" w:eastAsia="Times New Roman" w:hAnsi="inherit" w:cs="Times New Roman"/>
          <w:color w:val="333333"/>
          <w:sz w:val="27"/>
          <w:szCs w:val="27"/>
          <w:lang w:eastAsia="en-ZA"/>
        </w:rPr>
        <w:t>guessed</w:t>
      </w:r>
      <w:proofErr w:type="spellEnd"/>
      <w:r w:rsidRPr="00041F8D">
        <w:rPr>
          <w:rFonts w:ascii="inherit" w:eastAsia="Times New Roman" w:hAnsi="inherit" w:cs="Times New Roman"/>
          <w:color w:val="333333"/>
          <w:sz w:val="27"/>
          <w:szCs w:val="27"/>
          <w:lang w:eastAsia="en-ZA"/>
        </w:rPr>
        <w:t xml:space="preserve"> choice</w:t>
      </w:r>
    </w:p>
    <w:p w:rsidR="00041F8D" w:rsidRDefault="00041F8D" w:rsidP="00041F8D">
      <w:pPr>
        <w:shd w:val="clear" w:color="auto" w:fill="FFFFFF"/>
        <w:spacing w:after="300" w:line="390" w:lineRule="atLeast"/>
        <w:jc w:val="both"/>
        <w:textAlignment w:val="baseline"/>
        <w:rPr>
          <w:rFonts w:ascii="inherit" w:eastAsia="Times New Roman" w:hAnsi="inherit" w:cs="Times New Roman"/>
          <w:color w:val="1B2228"/>
          <w:sz w:val="27"/>
          <w:szCs w:val="27"/>
          <w:lang w:eastAsia="en-ZA"/>
        </w:rPr>
      </w:pPr>
      <w:r w:rsidRPr="00041F8D">
        <w:rPr>
          <w:rFonts w:ascii="inherit" w:eastAsia="Times New Roman" w:hAnsi="inherit" w:cs="Times New Roman"/>
          <w:color w:val="1B2228"/>
          <w:sz w:val="27"/>
          <w:szCs w:val="27"/>
          <w:lang w:eastAsia="en-ZA"/>
        </w:rPr>
        <w:t xml:space="preserve">On the ground it is more than ever necessary to choose a ball suitable for the wild: for light animals, a bit of everything is fine as long as the ball is not too fragile, damaging the body a lot, but for the deer, especially male, a ball like the one mentioned above. , the always excellent </w:t>
      </w:r>
      <w:proofErr w:type="spellStart"/>
      <w:r w:rsidRPr="00041F8D">
        <w:rPr>
          <w:rFonts w:ascii="inherit" w:eastAsia="Times New Roman" w:hAnsi="inherit" w:cs="Times New Roman"/>
          <w:color w:val="1B2228"/>
          <w:sz w:val="27"/>
          <w:szCs w:val="27"/>
          <w:lang w:eastAsia="en-ZA"/>
        </w:rPr>
        <w:t>Brenneke</w:t>
      </w:r>
      <w:proofErr w:type="spellEnd"/>
      <w:r w:rsidRPr="00041F8D">
        <w:rPr>
          <w:rFonts w:ascii="inherit" w:eastAsia="Times New Roman" w:hAnsi="inherit" w:cs="Times New Roman"/>
          <w:color w:val="1B2228"/>
          <w:sz w:val="27"/>
          <w:szCs w:val="27"/>
          <w:lang w:eastAsia="en-ZA"/>
        </w:rPr>
        <w:t xml:space="preserve"> TUG, the new RWS achievements such as the EVO ball guarantee the hydrodynamic shock, the correct penetration and the due release of energy for an immediate stop of the superb wild. The use in Africa has always guaranteed great satisfaction especially with the 14</w:t>
      </w:r>
      <w:proofErr w:type="gramStart"/>
      <w:r w:rsidRPr="00041F8D">
        <w:rPr>
          <w:rFonts w:ascii="inherit" w:eastAsia="Times New Roman" w:hAnsi="inherit" w:cs="Times New Roman"/>
          <w:color w:val="1B2228"/>
          <w:sz w:val="27"/>
          <w:szCs w:val="27"/>
          <w:lang w:eastAsia="en-ZA"/>
        </w:rPr>
        <w:t>,5</w:t>
      </w:r>
      <w:proofErr w:type="gramEnd"/>
      <w:r w:rsidRPr="00041F8D">
        <w:rPr>
          <w:rFonts w:ascii="inherit" w:eastAsia="Times New Roman" w:hAnsi="inherit" w:cs="Times New Roman"/>
          <w:color w:val="1B2228"/>
          <w:sz w:val="27"/>
          <w:szCs w:val="27"/>
          <w:lang w:eastAsia="en-ZA"/>
        </w:rPr>
        <w:t xml:space="preserve"> g ball, the famous Torpedo </w:t>
      </w:r>
      <w:proofErr w:type="spellStart"/>
      <w:r w:rsidRPr="00041F8D">
        <w:rPr>
          <w:rFonts w:ascii="inherit" w:eastAsia="Times New Roman" w:hAnsi="inherit" w:cs="Times New Roman"/>
          <w:color w:val="1B2228"/>
          <w:sz w:val="27"/>
          <w:szCs w:val="27"/>
          <w:lang w:eastAsia="en-ZA"/>
        </w:rPr>
        <w:t>Stopring</w:t>
      </w:r>
      <w:proofErr w:type="spellEnd"/>
      <w:r w:rsidRPr="00041F8D">
        <w:rPr>
          <w:rFonts w:ascii="inherit" w:eastAsia="Times New Roman" w:hAnsi="inherit" w:cs="Times New Roman"/>
          <w:color w:val="1B2228"/>
          <w:sz w:val="27"/>
          <w:szCs w:val="27"/>
          <w:lang w:eastAsia="en-ZA"/>
        </w:rPr>
        <w:t xml:space="preserve">, with which, from a convenient distance, the buffalo is landed with a precise blow to the neck on the spine, or the KS from 225 g; on the big antelopes then we proceed without any difficulty whatsoever. </w:t>
      </w:r>
      <w:proofErr w:type="gramStart"/>
      <w:r w:rsidRPr="00041F8D">
        <w:rPr>
          <w:rFonts w:ascii="inherit" w:eastAsia="Times New Roman" w:hAnsi="inherit" w:cs="Times New Roman"/>
          <w:color w:val="1B2228"/>
          <w:sz w:val="27"/>
          <w:szCs w:val="27"/>
          <w:lang w:eastAsia="en-ZA"/>
        </w:rPr>
        <w:t xml:space="preserve">A </w:t>
      </w:r>
      <w:r w:rsidRPr="00041F8D">
        <w:rPr>
          <w:rFonts w:ascii="inherit" w:eastAsia="Times New Roman" w:hAnsi="inherit" w:cs="Times New Roman"/>
          <w:color w:val="1B2228"/>
          <w:sz w:val="27"/>
          <w:szCs w:val="27"/>
          <w:lang w:eastAsia="en-ZA"/>
        </w:rPr>
        <w:lastRenderedPageBreak/>
        <w:t>medium-</w:t>
      </w:r>
      <w:proofErr w:type="spellStart"/>
      <w:r w:rsidRPr="00041F8D">
        <w:rPr>
          <w:rFonts w:ascii="inherit" w:eastAsia="Times New Roman" w:hAnsi="inherit" w:cs="Times New Roman"/>
          <w:color w:val="1B2228"/>
          <w:sz w:val="27"/>
          <w:szCs w:val="27"/>
          <w:lang w:eastAsia="en-ZA"/>
        </w:rPr>
        <w:t>caliber</w:t>
      </w:r>
      <w:proofErr w:type="spellEnd"/>
      <w:r w:rsidRPr="00041F8D">
        <w:rPr>
          <w:rFonts w:ascii="inherit" w:eastAsia="Times New Roman" w:hAnsi="inherit" w:cs="Times New Roman"/>
          <w:color w:val="1B2228"/>
          <w:sz w:val="27"/>
          <w:szCs w:val="27"/>
          <w:lang w:eastAsia="en-ZA"/>
        </w:rPr>
        <w:t xml:space="preserve"> cartridge that truly deserves the appeal of the queen of European achievements.</w:t>
      </w:r>
      <w:proofErr w:type="gramEnd"/>
    </w:p>
    <w:p w:rsidR="00041F8D" w:rsidRDefault="00041F8D" w:rsidP="00041F8D">
      <w:pPr>
        <w:shd w:val="clear" w:color="auto" w:fill="FFFFFF"/>
        <w:spacing w:after="300" w:line="390" w:lineRule="atLeast"/>
        <w:jc w:val="both"/>
        <w:textAlignment w:val="baseline"/>
        <w:rPr>
          <w:rFonts w:ascii="inherit" w:eastAsia="Times New Roman" w:hAnsi="inherit" w:cs="Times New Roman"/>
          <w:color w:val="1B2228"/>
          <w:sz w:val="27"/>
          <w:szCs w:val="27"/>
          <w:lang w:eastAsia="en-ZA"/>
        </w:rPr>
      </w:pPr>
    </w:p>
    <w:p w:rsidR="00041F8D" w:rsidRDefault="00041F8D" w:rsidP="00041F8D">
      <w:pPr>
        <w:shd w:val="clear" w:color="auto" w:fill="FFFFFF"/>
        <w:spacing w:after="300" w:line="390" w:lineRule="atLeast"/>
        <w:jc w:val="both"/>
        <w:textAlignment w:val="baseline"/>
        <w:rPr>
          <w:rFonts w:ascii="inherit" w:eastAsia="Times New Roman" w:hAnsi="inherit" w:cs="Times New Roman"/>
          <w:color w:val="1B2228"/>
          <w:sz w:val="27"/>
          <w:szCs w:val="27"/>
          <w:lang w:eastAsia="en-ZA"/>
        </w:rPr>
      </w:pPr>
    </w:p>
    <w:p w:rsidR="00041F8D" w:rsidRDefault="00041F8D" w:rsidP="00041F8D">
      <w:pPr>
        <w:shd w:val="clear" w:color="auto" w:fill="FFFFFF"/>
        <w:spacing w:after="300" w:line="390" w:lineRule="atLeast"/>
        <w:jc w:val="both"/>
        <w:textAlignment w:val="baseline"/>
        <w:rPr>
          <w:rFonts w:ascii="inherit" w:eastAsia="Times New Roman" w:hAnsi="inherit" w:cs="Times New Roman"/>
          <w:color w:val="1B2228"/>
          <w:sz w:val="27"/>
          <w:szCs w:val="27"/>
          <w:lang w:eastAsia="en-ZA"/>
        </w:rPr>
      </w:pPr>
    </w:p>
    <w:p w:rsidR="00041F8D" w:rsidRDefault="00041F8D" w:rsidP="00041F8D">
      <w:pPr>
        <w:shd w:val="clear" w:color="auto" w:fill="FFFFFF"/>
        <w:spacing w:after="300" w:line="390" w:lineRule="atLeast"/>
        <w:jc w:val="both"/>
        <w:textAlignment w:val="baseline"/>
        <w:rPr>
          <w:rFonts w:ascii="inherit" w:eastAsia="Times New Roman" w:hAnsi="inherit" w:cs="Times New Roman"/>
          <w:color w:val="1B2228"/>
          <w:sz w:val="27"/>
          <w:szCs w:val="27"/>
          <w:lang w:eastAsia="en-ZA"/>
        </w:rPr>
      </w:pPr>
    </w:p>
    <w:p w:rsidR="00041F8D" w:rsidRDefault="00041F8D" w:rsidP="00041F8D">
      <w:pPr>
        <w:shd w:val="clear" w:color="auto" w:fill="FFFFFF"/>
        <w:spacing w:after="300" w:line="390" w:lineRule="atLeast"/>
        <w:jc w:val="both"/>
        <w:textAlignment w:val="baseline"/>
        <w:rPr>
          <w:rFonts w:ascii="inherit" w:eastAsia="Times New Roman" w:hAnsi="inherit" w:cs="Times New Roman"/>
          <w:color w:val="1B2228"/>
          <w:sz w:val="27"/>
          <w:szCs w:val="27"/>
          <w:lang w:eastAsia="en-ZA"/>
        </w:rPr>
      </w:pPr>
    </w:p>
    <w:p w:rsidR="00041F8D" w:rsidRDefault="00041F8D" w:rsidP="00041F8D">
      <w:pPr>
        <w:shd w:val="clear" w:color="auto" w:fill="FFFFFF"/>
        <w:spacing w:after="300" w:line="390" w:lineRule="atLeast"/>
        <w:jc w:val="both"/>
        <w:textAlignment w:val="baseline"/>
        <w:rPr>
          <w:rFonts w:ascii="inherit" w:eastAsia="Times New Roman" w:hAnsi="inherit" w:cs="Times New Roman"/>
          <w:color w:val="1B2228"/>
          <w:sz w:val="27"/>
          <w:szCs w:val="27"/>
          <w:lang w:eastAsia="en-ZA"/>
        </w:rPr>
      </w:pPr>
    </w:p>
    <w:p w:rsidR="00041F8D" w:rsidRDefault="00041F8D" w:rsidP="00041F8D">
      <w:pPr>
        <w:shd w:val="clear" w:color="auto" w:fill="FFFFFF"/>
        <w:spacing w:after="300" w:line="390" w:lineRule="atLeast"/>
        <w:jc w:val="both"/>
        <w:textAlignment w:val="baseline"/>
        <w:rPr>
          <w:rFonts w:ascii="inherit" w:eastAsia="Times New Roman" w:hAnsi="inherit" w:cs="Times New Roman"/>
          <w:color w:val="1B2228"/>
          <w:sz w:val="27"/>
          <w:szCs w:val="27"/>
          <w:lang w:eastAsia="en-ZA"/>
        </w:rPr>
      </w:pPr>
    </w:p>
    <w:p w:rsidR="00041F8D" w:rsidRDefault="00041F8D" w:rsidP="00041F8D">
      <w:pPr>
        <w:shd w:val="clear" w:color="auto" w:fill="FFFFFF"/>
        <w:spacing w:after="300" w:line="390" w:lineRule="atLeast"/>
        <w:jc w:val="both"/>
        <w:textAlignment w:val="baseline"/>
        <w:rPr>
          <w:rFonts w:ascii="inherit" w:eastAsia="Times New Roman" w:hAnsi="inherit" w:cs="Times New Roman"/>
          <w:color w:val="1B2228"/>
          <w:sz w:val="27"/>
          <w:szCs w:val="27"/>
          <w:lang w:eastAsia="en-ZA"/>
        </w:rPr>
      </w:pPr>
    </w:p>
    <w:p w:rsidR="00041F8D" w:rsidRDefault="00041F8D" w:rsidP="00041F8D">
      <w:pPr>
        <w:shd w:val="clear" w:color="auto" w:fill="FFFFFF"/>
        <w:spacing w:after="300" w:line="390" w:lineRule="atLeast"/>
        <w:jc w:val="both"/>
        <w:textAlignment w:val="baseline"/>
        <w:rPr>
          <w:rFonts w:ascii="inherit" w:eastAsia="Times New Roman" w:hAnsi="inherit" w:cs="Times New Roman"/>
          <w:color w:val="1B2228"/>
          <w:sz w:val="27"/>
          <w:szCs w:val="27"/>
          <w:lang w:eastAsia="en-ZA"/>
        </w:rPr>
      </w:pPr>
    </w:p>
    <w:p w:rsidR="00041F8D" w:rsidRDefault="00041F8D" w:rsidP="00041F8D">
      <w:pPr>
        <w:shd w:val="clear" w:color="auto" w:fill="FFFFFF"/>
        <w:spacing w:after="300" w:line="390" w:lineRule="atLeast"/>
        <w:jc w:val="both"/>
        <w:textAlignment w:val="baseline"/>
        <w:rPr>
          <w:rFonts w:ascii="inherit" w:eastAsia="Times New Roman" w:hAnsi="inherit" w:cs="Times New Roman"/>
          <w:color w:val="1B2228"/>
          <w:sz w:val="27"/>
          <w:szCs w:val="27"/>
          <w:lang w:eastAsia="en-ZA"/>
        </w:rPr>
      </w:pPr>
    </w:p>
    <w:p w:rsidR="00041F8D" w:rsidRDefault="00041F8D" w:rsidP="00041F8D">
      <w:pPr>
        <w:shd w:val="clear" w:color="auto" w:fill="FFFFFF"/>
        <w:spacing w:after="300" w:line="390" w:lineRule="atLeast"/>
        <w:jc w:val="both"/>
        <w:textAlignment w:val="baseline"/>
        <w:rPr>
          <w:rFonts w:ascii="inherit" w:eastAsia="Times New Roman" w:hAnsi="inherit" w:cs="Times New Roman"/>
          <w:color w:val="1B2228"/>
          <w:sz w:val="27"/>
          <w:szCs w:val="27"/>
          <w:lang w:eastAsia="en-ZA"/>
        </w:rPr>
      </w:pPr>
    </w:p>
    <w:p w:rsidR="00041F8D" w:rsidRDefault="00041F8D" w:rsidP="00041F8D">
      <w:pPr>
        <w:shd w:val="clear" w:color="auto" w:fill="FFFFFF"/>
        <w:spacing w:after="300" w:line="390" w:lineRule="atLeast"/>
        <w:jc w:val="both"/>
        <w:textAlignment w:val="baseline"/>
        <w:rPr>
          <w:rFonts w:ascii="inherit" w:eastAsia="Times New Roman" w:hAnsi="inherit" w:cs="Times New Roman"/>
          <w:color w:val="1B2228"/>
          <w:sz w:val="27"/>
          <w:szCs w:val="27"/>
          <w:lang w:eastAsia="en-ZA"/>
        </w:rPr>
      </w:pPr>
    </w:p>
    <w:p w:rsidR="00041F8D" w:rsidRDefault="00041F8D" w:rsidP="00041F8D">
      <w:pPr>
        <w:shd w:val="clear" w:color="auto" w:fill="FFFFFF"/>
        <w:spacing w:after="300" w:line="390" w:lineRule="atLeast"/>
        <w:jc w:val="both"/>
        <w:textAlignment w:val="baseline"/>
        <w:rPr>
          <w:rFonts w:ascii="inherit" w:eastAsia="Times New Roman" w:hAnsi="inherit" w:cs="Times New Roman"/>
          <w:color w:val="1B2228"/>
          <w:sz w:val="27"/>
          <w:szCs w:val="27"/>
          <w:lang w:eastAsia="en-ZA"/>
        </w:rPr>
      </w:pPr>
    </w:p>
    <w:p w:rsidR="00041F8D" w:rsidRDefault="00041F8D" w:rsidP="00041F8D">
      <w:pPr>
        <w:shd w:val="clear" w:color="auto" w:fill="FFFFFF"/>
        <w:spacing w:after="300" w:line="390" w:lineRule="atLeast"/>
        <w:jc w:val="both"/>
        <w:textAlignment w:val="baseline"/>
        <w:rPr>
          <w:rFonts w:ascii="inherit" w:eastAsia="Times New Roman" w:hAnsi="inherit" w:cs="Times New Roman"/>
          <w:color w:val="1B2228"/>
          <w:sz w:val="27"/>
          <w:szCs w:val="27"/>
          <w:lang w:eastAsia="en-ZA"/>
        </w:rPr>
      </w:pPr>
    </w:p>
    <w:p w:rsidR="00041F8D" w:rsidRDefault="00041F8D" w:rsidP="00041F8D">
      <w:pPr>
        <w:shd w:val="clear" w:color="auto" w:fill="FFFFFF"/>
        <w:spacing w:after="300" w:line="390" w:lineRule="atLeast"/>
        <w:jc w:val="both"/>
        <w:textAlignment w:val="baseline"/>
        <w:rPr>
          <w:rFonts w:ascii="inherit" w:eastAsia="Times New Roman" w:hAnsi="inherit" w:cs="Times New Roman"/>
          <w:color w:val="1B2228"/>
          <w:sz w:val="27"/>
          <w:szCs w:val="27"/>
          <w:lang w:eastAsia="en-ZA"/>
        </w:rPr>
      </w:pPr>
    </w:p>
    <w:p w:rsidR="00041F8D" w:rsidRDefault="00041F8D" w:rsidP="00041F8D">
      <w:pPr>
        <w:shd w:val="clear" w:color="auto" w:fill="FFFFFF"/>
        <w:spacing w:after="300" w:line="390" w:lineRule="atLeast"/>
        <w:jc w:val="both"/>
        <w:textAlignment w:val="baseline"/>
        <w:rPr>
          <w:rFonts w:ascii="inherit" w:eastAsia="Times New Roman" w:hAnsi="inherit" w:cs="Times New Roman"/>
          <w:color w:val="1B2228"/>
          <w:sz w:val="27"/>
          <w:szCs w:val="27"/>
          <w:lang w:eastAsia="en-ZA"/>
        </w:rPr>
      </w:pPr>
    </w:p>
    <w:p w:rsidR="00041F8D" w:rsidRDefault="00041F8D" w:rsidP="00041F8D">
      <w:pPr>
        <w:shd w:val="clear" w:color="auto" w:fill="FFFFFF"/>
        <w:spacing w:after="300" w:line="390" w:lineRule="atLeast"/>
        <w:jc w:val="both"/>
        <w:textAlignment w:val="baseline"/>
        <w:rPr>
          <w:rFonts w:ascii="inherit" w:eastAsia="Times New Roman" w:hAnsi="inherit" w:cs="Times New Roman"/>
          <w:color w:val="1B2228"/>
          <w:sz w:val="27"/>
          <w:szCs w:val="27"/>
          <w:lang w:eastAsia="en-ZA"/>
        </w:rPr>
      </w:pPr>
    </w:p>
    <w:p w:rsidR="00041F8D" w:rsidRPr="00041F8D" w:rsidRDefault="00041F8D" w:rsidP="00041F8D">
      <w:pPr>
        <w:shd w:val="clear" w:color="auto" w:fill="FFFFFF"/>
        <w:spacing w:after="300" w:line="390" w:lineRule="atLeast"/>
        <w:jc w:val="both"/>
        <w:textAlignment w:val="baseline"/>
        <w:rPr>
          <w:rFonts w:ascii="inherit" w:eastAsia="Times New Roman" w:hAnsi="inherit" w:cs="Times New Roman"/>
          <w:b/>
          <w:bCs/>
          <w:vanish/>
          <w:color w:val="FFFFFF"/>
          <w:sz w:val="24"/>
          <w:szCs w:val="24"/>
          <w:lang w:eastAsia="en-ZA"/>
        </w:rPr>
      </w:pPr>
      <w:r w:rsidRPr="00041F8D">
        <w:rPr>
          <w:rFonts w:ascii="inherit" w:eastAsia="Times New Roman" w:hAnsi="inherit" w:cs="Times New Roman"/>
          <w:b/>
          <w:bCs/>
          <w:vanish/>
          <w:color w:val="FFFFFF"/>
          <w:sz w:val="24"/>
          <w:szCs w:val="24"/>
          <w:lang w:eastAsia="en-ZA"/>
        </w:rPr>
        <w:t>The 8x68 S cartridge</w:t>
      </w:r>
    </w:p>
    <w:p w:rsidR="00041F8D" w:rsidRPr="00041F8D" w:rsidRDefault="00041F8D" w:rsidP="00041F8D">
      <w:pPr>
        <w:shd w:val="clear" w:color="auto" w:fill="000000"/>
        <w:spacing w:after="0" w:line="0" w:lineRule="auto"/>
        <w:textAlignment w:val="baseline"/>
        <w:rPr>
          <w:rFonts w:ascii="inherit" w:eastAsia="Times New Roman" w:hAnsi="inherit" w:cs="Times New Roman"/>
          <w:vanish/>
          <w:color w:val="333333"/>
          <w:sz w:val="27"/>
          <w:szCs w:val="27"/>
          <w:lang w:eastAsia="en-ZA"/>
        </w:rPr>
      </w:pPr>
      <w:r>
        <w:rPr>
          <w:rFonts w:ascii="inherit" w:eastAsia="Times New Roman" w:hAnsi="inherit" w:cs="Times New Roman"/>
          <w:noProof/>
          <w:vanish/>
          <w:color w:val="333333"/>
          <w:sz w:val="27"/>
          <w:szCs w:val="27"/>
          <w:lang w:eastAsia="en-ZA"/>
        </w:rPr>
        <w:drawing>
          <wp:inline distT="0" distB="0" distL="0" distR="0">
            <wp:extent cx="10401300" cy="6918960"/>
            <wp:effectExtent l="0" t="0" r="0" b="0"/>
            <wp:docPr id="8" name="Picture 8" descr="https://www.cacciapassione.com/wp-content/uploads/2016/11/cartuccia_munizioni_8x68S_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cacciapassione.com/wp-content/uploads/2016/11/cartuccia_munizioni_8x68S_003.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401300" cy="6918960"/>
                    </a:xfrm>
                    <a:prstGeom prst="rect">
                      <a:avLst/>
                    </a:prstGeom>
                    <a:noFill/>
                    <a:ln>
                      <a:noFill/>
                    </a:ln>
                  </pic:spPr>
                </pic:pic>
              </a:graphicData>
            </a:graphic>
          </wp:inline>
        </w:drawing>
      </w:r>
    </w:p>
    <w:p w:rsidR="00041F8D" w:rsidRPr="00041F8D" w:rsidRDefault="00041F8D" w:rsidP="00041F8D">
      <w:pPr>
        <w:shd w:val="clear" w:color="auto" w:fill="000000"/>
        <w:spacing w:after="0" w:line="240" w:lineRule="auto"/>
        <w:textAlignment w:val="baseline"/>
        <w:rPr>
          <w:rFonts w:ascii="inherit" w:eastAsia="Times New Roman" w:hAnsi="inherit" w:cs="Times New Roman"/>
          <w:i/>
          <w:iCs/>
          <w:vanish/>
          <w:color w:val="FFFFFF"/>
          <w:sz w:val="18"/>
          <w:szCs w:val="18"/>
          <w:lang w:eastAsia="en-ZA"/>
        </w:rPr>
      </w:pPr>
      <w:r w:rsidRPr="00041F8D">
        <w:rPr>
          <w:rFonts w:ascii="inherit" w:eastAsia="Times New Roman" w:hAnsi="inherit" w:cs="Times New Roman"/>
          <w:i/>
          <w:iCs/>
          <w:vanish/>
          <w:color w:val="1B2228"/>
          <w:sz w:val="18"/>
          <w:szCs w:val="18"/>
          <w:bdr w:val="none" w:sz="0" w:space="0" w:color="auto" w:frame="1"/>
          <w:lang w:eastAsia="en-ZA"/>
        </w:rPr>
        <w:t>1</w:t>
      </w:r>
      <w:r w:rsidRPr="00041F8D">
        <w:rPr>
          <w:rFonts w:ascii="inherit" w:eastAsia="Times New Roman" w:hAnsi="inherit" w:cs="Times New Roman"/>
          <w:i/>
          <w:iCs/>
          <w:vanish/>
          <w:color w:val="FFFFFF"/>
          <w:sz w:val="18"/>
          <w:szCs w:val="18"/>
          <w:lang w:eastAsia="en-ZA"/>
        </w:rPr>
        <w:t> of 11</w:t>
      </w:r>
    </w:p>
    <w:p w:rsidR="00041F8D" w:rsidRPr="00041F8D" w:rsidRDefault="00041F8D" w:rsidP="00041F8D">
      <w:pPr>
        <w:shd w:val="clear" w:color="auto" w:fill="000000"/>
        <w:spacing w:after="0" w:line="240" w:lineRule="auto"/>
        <w:textAlignment w:val="baseline"/>
        <w:rPr>
          <w:rFonts w:ascii="inherit" w:eastAsia="Times New Roman" w:hAnsi="inherit" w:cs="Times New Roman"/>
          <w:color w:val="FFFFFF"/>
          <w:sz w:val="18"/>
          <w:szCs w:val="18"/>
          <w:lang w:eastAsia="en-ZA"/>
        </w:rPr>
      </w:pPr>
      <w:r w:rsidRPr="00041F8D">
        <w:rPr>
          <w:rFonts w:ascii="inherit" w:eastAsia="Times New Roman" w:hAnsi="inherit" w:cs="Times New Roman"/>
          <w:vanish/>
          <w:color w:val="1B2228"/>
          <w:sz w:val="27"/>
          <w:szCs w:val="27"/>
          <w:bdr w:val="none" w:sz="0" w:space="0" w:color="auto" w:frame="1"/>
          <w:lang w:eastAsia="en-ZA"/>
        </w:rPr>
        <w:t>-+</w:t>
      </w:r>
    </w:p>
    <w:p w:rsidR="00041F8D" w:rsidRPr="00041F8D" w:rsidRDefault="00041F8D" w:rsidP="00041F8D">
      <w:pPr>
        <w:shd w:val="clear" w:color="auto" w:fill="000000"/>
        <w:spacing w:after="0" w:line="390" w:lineRule="atLeast"/>
        <w:textAlignment w:val="baseline"/>
        <w:rPr>
          <w:rFonts w:ascii="Times New Roman" w:eastAsia="Times New Roman" w:hAnsi="Times New Roman" w:cs="Times New Roman"/>
          <w:color w:val="1E96FC"/>
          <w:sz w:val="24"/>
          <w:szCs w:val="24"/>
          <w:lang w:eastAsia="en-ZA"/>
        </w:rPr>
      </w:pPr>
      <w:r w:rsidRPr="00041F8D">
        <w:rPr>
          <w:rFonts w:ascii="inherit" w:eastAsia="Times New Roman" w:hAnsi="inherit" w:cs="Times New Roman"/>
          <w:vanish/>
          <w:color w:val="333333"/>
          <w:sz w:val="2"/>
          <w:szCs w:val="2"/>
          <w:lang w:eastAsia="en-ZA"/>
        </w:rPr>
        <w:fldChar w:fldCharType="begin"/>
      </w:r>
      <w:r w:rsidRPr="00041F8D">
        <w:rPr>
          <w:rFonts w:ascii="inherit" w:eastAsia="Times New Roman" w:hAnsi="inherit" w:cs="Times New Roman"/>
          <w:vanish/>
          <w:color w:val="333333"/>
          <w:sz w:val="2"/>
          <w:szCs w:val="2"/>
          <w:lang w:eastAsia="en-ZA"/>
        </w:rPr>
        <w:instrText xml:space="preserve"> HYPERLINK "https://www.cacciapassione.com/wp-content/uploads/2016/11/cartuccia_munizioni_8x68S_011.jpg" </w:instrText>
      </w:r>
      <w:r w:rsidRPr="00041F8D">
        <w:rPr>
          <w:rFonts w:ascii="inherit" w:eastAsia="Times New Roman" w:hAnsi="inherit" w:cs="Times New Roman"/>
          <w:vanish/>
          <w:color w:val="333333"/>
          <w:sz w:val="2"/>
          <w:szCs w:val="2"/>
          <w:lang w:eastAsia="en-ZA"/>
        </w:rPr>
        <w:fldChar w:fldCharType="separate"/>
      </w:r>
    </w:p>
    <w:p w:rsidR="00041F8D" w:rsidRPr="00041F8D" w:rsidRDefault="00041F8D" w:rsidP="00041F8D">
      <w:pPr>
        <w:shd w:val="clear" w:color="auto" w:fill="000000"/>
        <w:spacing w:after="0" w:line="390" w:lineRule="atLeast"/>
        <w:textAlignment w:val="baseline"/>
        <w:rPr>
          <w:rFonts w:ascii="Times New Roman" w:eastAsia="Times New Roman" w:hAnsi="Times New Roman" w:cs="Times New Roman"/>
          <w:sz w:val="24"/>
          <w:szCs w:val="24"/>
          <w:lang w:eastAsia="en-ZA"/>
        </w:rPr>
      </w:pPr>
      <w:r>
        <w:rPr>
          <w:rFonts w:ascii="inherit" w:eastAsia="Times New Roman" w:hAnsi="inherit" w:cs="Times New Roman"/>
          <w:noProof/>
          <w:vanish/>
          <w:color w:val="1E96FC"/>
          <w:sz w:val="27"/>
          <w:szCs w:val="27"/>
          <w:bdr w:val="none" w:sz="0" w:space="0" w:color="auto" w:frame="1"/>
          <w:lang w:eastAsia="en-ZA"/>
        </w:rPr>
        <w:drawing>
          <wp:inline distT="0" distB="0" distL="0" distR="0">
            <wp:extent cx="1143000" cy="762000"/>
            <wp:effectExtent l="0" t="0" r="0" b="0"/>
            <wp:docPr id="6" name="Picture 6" descr="https://www.cacciapassione.com/wp-content/uploads/2016/11/cartuccia_munizioni_8x68S_011.jp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cacciapassione.com/wp-content/uploads/2016/11/cartuccia_munizioni_8x68S_011.jpg">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43000" cy="762000"/>
                    </a:xfrm>
                    <a:prstGeom prst="rect">
                      <a:avLst/>
                    </a:prstGeom>
                    <a:noFill/>
                    <a:ln>
                      <a:noFill/>
                    </a:ln>
                  </pic:spPr>
                </pic:pic>
              </a:graphicData>
            </a:graphic>
          </wp:inline>
        </w:drawing>
      </w:r>
    </w:p>
    <w:p w:rsidR="00041F8D" w:rsidRPr="00041F8D" w:rsidRDefault="00041F8D" w:rsidP="00041F8D">
      <w:pPr>
        <w:shd w:val="clear" w:color="auto" w:fill="000000"/>
        <w:spacing w:after="0" w:line="390" w:lineRule="atLeast"/>
        <w:textAlignment w:val="baseline"/>
        <w:rPr>
          <w:rFonts w:ascii="Times New Roman" w:eastAsia="Times New Roman" w:hAnsi="Times New Roman" w:cs="Times New Roman"/>
          <w:color w:val="1E96FC"/>
          <w:sz w:val="24"/>
          <w:szCs w:val="24"/>
          <w:lang w:eastAsia="en-ZA"/>
        </w:rPr>
      </w:pPr>
      <w:r w:rsidRPr="00041F8D">
        <w:rPr>
          <w:rFonts w:ascii="inherit" w:eastAsia="Times New Roman" w:hAnsi="inherit" w:cs="Times New Roman"/>
          <w:vanish/>
          <w:color w:val="333333"/>
          <w:sz w:val="2"/>
          <w:szCs w:val="2"/>
          <w:lang w:eastAsia="en-ZA"/>
        </w:rPr>
        <w:lastRenderedPageBreak/>
        <w:fldChar w:fldCharType="end"/>
      </w:r>
      <w:r w:rsidRPr="00041F8D">
        <w:rPr>
          <w:rFonts w:ascii="inherit" w:eastAsia="Times New Roman" w:hAnsi="inherit" w:cs="Times New Roman"/>
          <w:vanish/>
          <w:color w:val="333333"/>
          <w:sz w:val="2"/>
          <w:szCs w:val="2"/>
          <w:lang w:eastAsia="en-ZA"/>
        </w:rPr>
        <w:fldChar w:fldCharType="begin"/>
      </w:r>
      <w:r w:rsidRPr="00041F8D">
        <w:rPr>
          <w:rFonts w:ascii="inherit" w:eastAsia="Times New Roman" w:hAnsi="inherit" w:cs="Times New Roman"/>
          <w:vanish/>
          <w:color w:val="333333"/>
          <w:sz w:val="2"/>
          <w:szCs w:val="2"/>
          <w:lang w:eastAsia="en-ZA"/>
        </w:rPr>
        <w:instrText xml:space="preserve"> HYPERLINK "https://www.cacciapassione.com/wp-content/uploads/2016/11/cartuccia_munizioni_8x68S_006.jpg" </w:instrText>
      </w:r>
      <w:r w:rsidRPr="00041F8D">
        <w:rPr>
          <w:rFonts w:ascii="inherit" w:eastAsia="Times New Roman" w:hAnsi="inherit" w:cs="Times New Roman"/>
          <w:vanish/>
          <w:color w:val="333333"/>
          <w:sz w:val="2"/>
          <w:szCs w:val="2"/>
          <w:lang w:eastAsia="en-ZA"/>
        </w:rPr>
        <w:fldChar w:fldCharType="separate"/>
      </w:r>
    </w:p>
    <w:p w:rsidR="00041F8D" w:rsidRPr="00041F8D" w:rsidRDefault="00041F8D" w:rsidP="00041F8D">
      <w:pPr>
        <w:shd w:val="clear" w:color="auto" w:fill="000000"/>
        <w:spacing w:after="0" w:line="390" w:lineRule="atLeast"/>
        <w:textAlignment w:val="baseline"/>
        <w:rPr>
          <w:rFonts w:ascii="Times New Roman" w:eastAsia="Times New Roman" w:hAnsi="Times New Roman" w:cs="Times New Roman"/>
          <w:sz w:val="24"/>
          <w:szCs w:val="24"/>
          <w:lang w:eastAsia="en-ZA"/>
        </w:rPr>
      </w:pPr>
      <w:r>
        <w:rPr>
          <w:rFonts w:ascii="inherit" w:eastAsia="Times New Roman" w:hAnsi="inherit" w:cs="Times New Roman"/>
          <w:noProof/>
          <w:vanish/>
          <w:color w:val="1E96FC"/>
          <w:sz w:val="27"/>
          <w:szCs w:val="27"/>
          <w:bdr w:val="none" w:sz="0" w:space="0" w:color="auto" w:frame="1"/>
          <w:lang w:eastAsia="en-ZA"/>
        </w:rPr>
        <w:drawing>
          <wp:inline distT="0" distB="0" distL="0" distR="0">
            <wp:extent cx="1143000" cy="762000"/>
            <wp:effectExtent l="0" t="0" r="0" b="0"/>
            <wp:docPr id="5" name="Picture 5" descr="https://www.cacciapassione.com/wp-content/uploads/2016/11/cartuccia_munizioni_8x68S_006.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cacciapassione.com/wp-content/uploads/2016/11/cartuccia_munizioni_8x68S_006.jpg">
                      <a:hlinkClick r:id="rId10"/>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43000" cy="762000"/>
                    </a:xfrm>
                    <a:prstGeom prst="rect">
                      <a:avLst/>
                    </a:prstGeom>
                    <a:noFill/>
                    <a:ln>
                      <a:noFill/>
                    </a:ln>
                  </pic:spPr>
                </pic:pic>
              </a:graphicData>
            </a:graphic>
          </wp:inline>
        </w:drawing>
      </w:r>
    </w:p>
    <w:p w:rsidR="00041F8D" w:rsidRPr="00041F8D" w:rsidRDefault="00041F8D" w:rsidP="00041F8D">
      <w:pPr>
        <w:shd w:val="clear" w:color="auto" w:fill="000000"/>
        <w:tabs>
          <w:tab w:val="left" w:pos="5436"/>
        </w:tabs>
        <w:spacing w:after="0" w:line="390" w:lineRule="atLeast"/>
        <w:textAlignment w:val="baseline"/>
        <w:rPr>
          <w:rFonts w:ascii="Times New Roman" w:eastAsia="Times New Roman" w:hAnsi="Times New Roman" w:cs="Times New Roman"/>
          <w:color w:val="1E96FC"/>
          <w:sz w:val="24"/>
          <w:szCs w:val="24"/>
          <w:lang w:eastAsia="en-ZA"/>
        </w:rPr>
      </w:pPr>
      <w:r w:rsidRPr="00041F8D">
        <w:rPr>
          <w:rFonts w:ascii="inherit" w:eastAsia="Times New Roman" w:hAnsi="inherit" w:cs="Times New Roman"/>
          <w:vanish/>
          <w:color w:val="333333"/>
          <w:sz w:val="2"/>
          <w:szCs w:val="2"/>
          <w:lang w:eastAsia="en-ZA"/>
        </w:rPr>
        <w:fldChar w:fldCharType="end"/>
      </w:r>
      <w:r w:rsidRPr="00041F8D">
        <w:rPr>
          <w:rFonts w:ascii="inherit" w:eastAsia="Times New Roman" w:hAnsi="inherit" w:cs="Times New Roman"/>
          <w:vanish/>
          <w:color w:val="333333"/>
          <w:sz w:val="2"/>
          <w:szCs w:val="2"/>
          <w:lang w:eastAsia="en-ZA"/>
        </w:rPr>
        <w:fldChar w:fldCharType="begin"/>
      </w:r>
      <w:r w:rsidRPr="00041F8D">
        <w:rPr>
          <w:rFonts w:ascii="inherit" w:eastAsia="Times New Roman" w:hAnsi="inherit" w:cs="Times New Roman"/>
          <w:vanish/>
          <w:color w:val="333333"/>
          <w:sz w:val="2"/>
          <w:szCs w:val="2"/>
          <w:lang w:eastAsia="en-ZA"/>
        </w:rPr>
        <w:instrText xml:space="preserve"> HYPERLINK "https://www.cacciapassione.com/wp-content/uploads/2016/11/cartuccia_munizioni_8x68S_1030.jpg" </w:instrText>
      </w:r>
      <w:r w:rsidRPr="00041F8D">
        <w:rPr>
          <w:rFonts w:ascii="inherit" w:eastAsia="Times New Roman" w:hAnsi="inherit" w:cs="Times New Roman"/>
          <w:vanish/>
          <w:color w:val="333333"/>
          <w:sz w:val="2"/>
          <w:szCs w:val="2"/>
          <w:lang w:eastAsia="en-ZA"/>
        </w:rPr>
        <w:fldChar w:fldCharType="separate"/>
      </w:r>
      <w:r>
        <w:rPr>
          <w:rFonts w:ascii="inherit" w:eastAsia="Times New Roman" w:hAnsi="inherit" w:cs="Times New Roman"/>
          <w:color w:val="333333"/>
          <w:sz w:val="2"/>
          <w:szCs w:val="2"/>
          <w:lang w:eastAsia="en-ZA"/>
        </w:rPr>
        <w:tab/>
      </w:r>
    </w:p>
    <w:p w:rsidR="00041F8D" w:rsidRPr="00041F8D" w:rsidRDefault="00041F8D" w:rsidP="00041F8D">
      <w:pPr>
        <w:shd w:val="clear" w:color="auto" w:fill="000000"/>
        <w:spacing w:after="0" w:line="390" w:lineRule="atLeast"/>
        <w:textAlignment w:val="baseline"/>
        <w:rPr>
          <w:rFonts w:ascii="Times New Roman" w:eastAsia="Times New Roman" w:hAnsi="Times New Roman" w:cs="Times New Roman"/>
          <w:sz w:val="24"/>
          <w:szCs w:val="24"/>
          <w:lang w:eastAsia="en-ZA"/>
        </w:rPr>
      </w:pPr>
      <w:r>
        <w:rPr>
          <w:rFonts w:ascii="inherit" w:eastAsia="Times New Roman" w:hAnsi="inherit" w:cs="Times New Roman"/>
          <w:noProof/>
          <w:vanish/>
          <w:color w:val="1E96FC"/>
          <w:sz w:val="27"/>
          <w:szCs w:val="27"/>
          <w:bdr w:val="none" w:sz="0" w:space="0" w:color="auto" w:frame="1"/>
          <w:lang w:eastAsia="en-ZA"/>
        </w:rPr>
        <w:drawing>
          <wp:inline distT="0" distB="0" distL="0" distR="0">
            <wp:extent cx="1143000" cy="762000"/>
            <wp:effectExtent l="0" t="0" r="0" b="0"/>
            <wp:docPr id="4" name="Picture 4" descr="https://www.cacciapassione.com/wp-content/uploads/2016/11/cartuccia_munizioni_8x68S_1030.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cacciapassione.com/wp-content/uploads/2016/11/cartuccia_munizioni_8x68S_1030.jpg">
                      <a:hlinkClick r:id="rId8"/>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43000" cy="762000"/>
                    </a:xfrm>
                    <a:prstGeom prst="rect">
                      <a:avLst/>
                    </a:prstGeom>
                    <a:noFill/>
                    <a:ln>
                      <a:noFill/>
                    </a:ln>
                  </pic:spPr>
                </pic:pic>
              </a:graphicData>
            </a:graphic>
          </wp:inline>
        </w:drawing>
      </w:r>
    </w:p>
    <w:p w:rsidR="00041F8D" w:rsidRPr="00041F8D" w:rsidRDefault="00041F8D" w:rsidP="00041F8D">
      <w:pPr>
        <w:shd w:val="clear" w:color="auto" w:fill="000000"/>
        <w:spacing w:after="0" w:line="390" w:lineRule="atLeast"/>
        <w:textAlignment w:val="baseline"/>
        <w:rPr>
          <w:rFonts w:ascii="Times New Roman" w:eastAsia="Times New Roman" w:hAnsi="Times New Roman" w:cs="Times New Roman"/>
          <w:color w:val="1E96FC"/>
          <w:sz w:val="24"/>
          <w:szCs w:val="24"/>
          <w:lang w:eastAsia="en-ZA"/>
        </w:rPr>
      </w:pPr>
      <w:r w:rsidRPr="00041F8D">
        <w:rPr>
          <w:rFonts w:ascii="inherit" w:eastAsia="Times New Roman" w:hAnsi="inherit" w:cs="Times New Roman"/>
          <w:vanish/>
          <w:color w:val="333333"/>
          <w:sz w:val="2"/>
          <w:szCs w:val="2"/>
          <w:lang w:eastAsia="en-ZA"/>
        </w:rPr>
        <w:fldChar w:fldCharType="end"/>
      </w:r>
    </w:p>
    <w:p w:rsidR="00041F8D" w:rsidRPr="00041F8D" w:rsidRDefault="00041F8D" w:rsidP="00041F8D">
      <w:pPr>
        <w:shd w:val="clear" w:color="auto" w:fill="000000"/>
        <w:spacing w:after="0" w:line="390" w:lineRule="atLeast"/>
        <w:textAlignment w:val="baseline"/>
        <w:rPr>
          <w:rFonts w:ascii="Times New Roman" w:eastAsia="Times New Roman" w:hAnsi="Times New Roman" w:cs="Times New Roman"/>
          <w:sz w:val="24"/>
          <w:szCs w:val="24"/>
          <w:lang w:eastAsia="en-ZA"/>
        </w:rPr>
      </w:pPr>
      <w:r>
        <w:rPr>
          <w:rFonts w:ascii="inherit" w:eastAsia="Times New Roman" w:hAnsi="inherit" w:cs="Times New Roman"/>
          <w:noProof/>
          <w:vanish/>
          <w:color w:val="1E96FC"/>
          <w:sz w:val="27"/>
          <w:szCs w:val="27"/>
          <w:bdr w:val="none" w:sz="0" w:space="0" w:color="auto" w:frame="1"/>
          <w:lang w:eastAsia="en-ZA"/>
        </w:rPr>
        <w:drawing>
          <wp:inline distT="0" distB="0" distL="0" distR="0" wp14:anchorId="36589CF9" wp14:editId="008ADF4B">
            <wp:extent cx="1143000" cy="762000"/>
            <wp:effectExtent l="0" t="0" r="0" b="0"/>
            <wp:docPr id="3" name="Picture 3" descr="https://www.cacciapassione.com/wp-content/uploads/2016/11/cartuccia_munizioni_8x68S_1036.jp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cacciapassione.com/wp-content/uploads/2016/11/cartuccia_munizioni_8x68S_1036.jpg">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3000" cy="762000"/>
                    </a:xfrm>
                    <a:prstGeom prst="rect">
                      <a:avLst/>
                    </a:prstGeom>
                    <a:noFill/>
                    <a:ln>
                      <a:noFill/>
                    </a:ln>
                  </pic:spPr>
                </pic:pic>
              </a:graphicData>
            </a:graphic>
          </wp:inline>
        </w:drawing>
      </w:r>
    </w:p>
    <w:p w:rsidR="00041F8D" w:rsidRPr="00041F8D" w:rsidRDefault="00041F8D" w:rsidP="00041F8D">
      <w:pPr>
        <w:shd w:val="clear" w:color="auto" w:fill="000000"/>
        <w:spacing w:after="0" w:line="390" w:lineRule="atLeast"/>
        <w:textAlignment w:val="baseline"/>
        <w:rPr>
          <w:rFonts w:ascii="inherit" w:eastAsia="Times New Roman" w:hAnsi="inherit" w:cs="Times New Roman"/>
          <w:vanish/>
          <w:color w:val="333333"/>
          <w:sz w:val="2"/>
          <w:szCs w:val="2"/>
          <w:lang w:eastAsia="en-ZA"/>
        </w:rPr>
      </w:pPr>
    </w:p>
    <w:p w:rsidR="00041F8D" w:rsidRPr="00041F8D" w:rsidRDefault="00041F8D" w:rsidP="00041F8D">
      <w:pPr>
        <w:shd w:val="clear" w:color="auto" w:fill="000000"/>
        <w:spacing w:line="390" w:lineRule="atLeast"/>
        <w:textAlignment w:val="baseline"/>
        <w:rPr>
          <w:rFonts w:ascii="inherit" w:eastAsia="Times New Roman" w:hAnsi="inherit" w:cs="Times New Roman"/>
          <w:vanish/>
          <w:color w:val="333333"/>
          <w:sz w:val="2"/>
          <w:szCs w:val="2"/>
          <w:lang w:eastAsia="en-ZA"/>
        </w:rPr>
      </w:pPr>
    </w:p>
    <w:p w:rsidR="000D007F" w:rsidRDefault="000D007F"/>
    <w:sectPr w:rsidR="000D00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1F8D"/>
    <w:rsid w:val="00041F8D"/>
    <w:rsid w:val="000D007F"/>
    <w:rsid w:val="00FB1CA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41F8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041F8D"/>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041F8D"/>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F8D"/>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041F8D"/>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041F8D"/>
    <w:rPr>
      <w:rFonts w:ascii="Times New Roman" w:eastAsia="Times New Roman" w:hAnsi="Times New Roman" w:cs="Times New Roman"/>
      <w:b/>
      <w:bCs/>
      <w:sz w:val="27"/>
      <w:szCs w:val="27"/>
      <w:lang w:eastAsia="en-ZA"/>
    </w:rPr>
  </w:style>
  <w:style w:type="character" w:customStyle="1" w:styleId="metatext">
    <w:name w:val="meta_text"/>
    <w:basedOn w:val="DefaultParagraphFont"/>
    <w:rsid w:val="00041F8D"/>
  </w:style>
  <w:style w:type="character" w:styleId="Hyperlink">
    <w:name w:val="Hyperlink"/>
    <w:basedOn w:val="DefaultParagraphFont"/>
    <w:uiPriority w:val="99"/>
    <w:semiHidden/>
    <w:unhideWhenUsed/>
    <w:rsid w:val="00041F8D"/>
    <w:rPr>
      <w:color w:val="0000FF"/>
      <w:u w:val="single"/>
    </w:rPr>
  </w:style>
  <w:style w:type="character" w:customStyle="1" w:styleId="category-separator">
    <w:name w:val="category-separator"/>
    <w:basedOn w:val="DefaultParagraphFont"/>
    <w:rsid w:val="00041F8D"/>
  </w:style>
  <w:style w:type="character" w:customStyle="1" w:styleId="zoom-icon-small">
    <w:name w:val="zoom-icon-small"/>
    <w:basedOn w:val="DefaultParagraphFont"/>
    <w:rsid w:val="00041F8D"/>
  </w:style>
  <w:style w:type="character" w:customStyle="1" w:styleId="zoom-icon-big">
    <w:name w:val="zoom-icon-big"/>
    <w:basedOn w:val="DefaultParagraphFont"/>
    <w:rsid w:val="00041F8D"/>
  </w:style>
  <w:style w:type="paragraph" w:styleId="NormalWeb">
    <w:name w:val="Normal (Web)"/>
    <w:basedOn w:val="Normal"/>
    <w:uiPriority w:val="99"/>
    <w:semiHidden/>
    <w:unhideWhenUsed/>
    <w:rsid w:val="00041F8D"/>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current">
    <w:name w:val="current"/>
    <w:basedOn w:val="DefaultParagraphFont"/>
    <w:rsid w:val="00041F8D"/>
  </w:style>
  <w:style w:type="character" w:customStyle="1" w:styleId="reduce">
    <w:name w:val="reduce"/>
    <w:basedOn w:val="DefaultParagraphFont"/>
    <w:rsid w:val="00041F8D"/>
  </w:style>
  <w:style w:type="character" w:customStyle="1" w:styleId="increase">
    <w:name w:val="increase"/>
    <w:basedOn w:val="DefaultParagraphFont"/>
    <w:rsid w:val="00041F8D"/>
  </w:style>
  <w:style w:type="paragraph" w:styleId="BalloonText">
    <w:name w:val="Balloon Text"/>
    <w:basedOn w:val="Normal"/>
    <w:link w:val="BalloonTextChar"/>
    <w:uiPriority w:val="99"/>
    <w:semiHidden/>
    <w:unhideWhenUsed/>
    <w:rsid w:val="00041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1F8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41F8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041F8D"/>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041F8D"/>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F8D"/>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041F8D"/>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041F8D"/>
    <w:rPr>
      <w:rFonts w:ascii="Times New Roman" w:eastAsia="Times New Roman" w:hAnsi="Times New Roman" w:cs="Times New Roman"/>
      <w:b/>
      <w:bCs/>
      <w:sz w:val="27"/>
      <w:szCs w:val="27"/>
      <w:lang w:eastAsia="en-ZA"/>
    </w:rPr>
  </w:style>
  <w:style w:type="character" w:customStyle="1" w:styleId="metatext">
    <w:name w:val="meta_text"/>
    <w:basedOn w:val="DefaultParagraphFont"/>
    <w:rsid w:val="00041F8D"/>
  </w:style>
  <w:style w:type="character" w:styleId="Hyperlink">
    <w:name w:val="Hyperlink"/>
    <w:basedOn w:val="DefaultParagraphFont"/>
    <w:uiPriority w:val="99"/>
    <w:semiHidden/>
    <w:unhideWhenUsed/>
    <w:rsid w:val="00041F8D"/>
    <w:rPr>
      <w:color w:val="0000FF"/>
      <w:u w:val="single"/>
    </w:rPr>
  </w:style>
  <w:style w:type="character" w:customStyle="1" w:styleId="category-separator">
    <w:name w:val="category-separator"/>
    <w:basedOn w:val="DefaultParagraphFont"/>
    <w:rsid w:val="00041F8D"/>
  </w:style>
  <w:style w:type="character" w:customStyle="1" w:styleId="zoom-icon-small">
    <w:name w:val="zoom-icon-small"/>
    <w:basedOn w:val="DefaultParagraphFont"/>
    <w:rsid w:val="00041F8D"/>
  </w:style>
  <w:style w:type="character" w:customStyle="1" w:styleId="zoom-icon-big">
    <w:name w:val="zoom-icon-big"/>
    <w:basedOn w:val="DefaultParagraphFont"/>
    <w:rsid w:val="00041F8D"/>
  </w:style>
  <w:style w:type="paragraph" w:styleId="NormalWeb">
    <w:name w:val="Normal (Web)"/>
    <w:basedOn w:val="Normal"/>
    <w:uiPriority w:val="99"/>
    <w:semiHidden/>
    <w:unhideWhenUsed/>
    <w:rsid w:val="00041F8D"/>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current">
    <w:name w:val="current"/>
    <w:basedOn w:val="DefaultParagraphFont"/>
    <w:rsid w:val="00041F8D"/>
  </w:style>
  <w:style w:type="character" w:customStyle="1" w:styleId="reduce">
    <w:name w:val="reduce"/>
    <w:basedOn w:val="DefaultParagraphFont"/>
    <w:rsid w:val="00041F8D"/>
  </w:style>
  <w:style w:type="character" w:customStyle="1" w:styleId="increase">
    <w:name w:val="increase"/>
    <w:basedOn w:val="DefaultParagraphFont"/>
    <w:rsid w:val="00041F8D"/>
  </w:style>
  <w:style w:type="paragraph" w:styleId="BalloonText">
    <w:name w:val="Balloon Text"/>
    <w:basedOn w:val="Normal"/>
    <w:link w:val="BalloonTextChar"/>
    <w:uiPriority w:val="99"/>
    <w:semiHidden/>
    <w:unhideWhenUsed/>
    <w:rsid w:val="00041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1F8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7821681">
      <w:bodyDiv w:val="1"/>
      <w:marLeft w:val="0"/>
      <w:marRight w:val="0"/>
      <w:marTop w:val="0"/>
      <w:marBottom w:val="0"/>
      <w:divBdr>
        <w:top w:val="none" w:sz="0" w:space="0" w:color="auto"/>
        <w:left w:val="none" w:sz="0" w:space="0" w:color="auto"/>
        <w:bottom w:val="none" w:sz="0" w:space="0" w:color="auto"/>
        <w:right w:val="none" w:sz="0" w:space="0" w:color="auto"/>
      </w:divBdr>
      <w:divsChild>
        <w:div w:id="1902058447">
          <w:marLeft w:val="0"/>
          <w:marRight w:val="0"/>
          <w:marTop w:val="0"/>
          <w:marBottom w:val="450"/>
          <w:divBdr>
            <w:top w:val="none" w:sz="0" w:space="0" w:color="auto"/>
            <w:left w:val="none" w:sz="0" w:space="0" w:color="auto"/>
            <w:bottom w:val="none" w:sz="0" w:space="0" w:color="auto"/>
            <w:right w:val="none" w:sz="0" w:space="0" w:color="auto"/>
          </w:divBdr>
          <w:divsChild>
            <w:div w:id="814221539">
              <w:marLeft w:val="0"/>
              <w:marRight w:val="0"/>
              <w:marTop w:val="0"/>
              <w:marBottom w:val="0"/>
              <w:divBdr>
                <w:top w:val="none" w:sz="0" w:space="0" w:color="auto"/>
                <w:left w:val="none" w:sz="0" w:space="0" w:color="auto"/>
                <w:bottom w:val="none" w:sz="0" w:space="0" w:color="auto"/>
                <w:right w:val="none" w:sz="0" w:space="0" w:color="auto"/>
              </w:divBdr>
              <w:divsChild>
                <w:div w:id="1892886138">
                  <w:marLeft w:val="0"/>
                  <w:marRight w:val="0"/>
                  <w:marTop w:val="0"/>
                  <w:marBottom w:val="0"/>
                  <w:divBdr>
                    <w:top w:val="none" w:sz="0" w:space="0" w:color="auto"/>
                    <w:left w:val="none" w:sz="0" w:space="0" w:color="auto"/>
                    <w:bottom w:val="none" w:sz="0" w:space="0" w:color="auto"/>
                    <w:right w:val="none" w:sz="0" w:space="0" w:color="auto"/>
                  </w:divBdr>
                  <w:divsChild>
                    <w:div w:id="797145022">
                      <w:marLeft w:val="0"/>
                      <w:marRight w:val="240"/>
                      <w:marTop w:val="0"/>
                      <w:marBottom w:val="0"/>
                      <w:divBdr>
                        <w:top w:val="none" w:sz="0" w:space="0" w:color="auto"/>
                        <w:left w:val="none" w:sz="0" w:space="0" w:color="auto"/>
                        <w:bottom w:val="none" w:sz="0" w:space="0" w:color="auto"/>
                        <w:right w:val="none" w:sz="0" w:space="0" w:color="auto"/>
                      </w:divBdr>
                      <w:divsChild>
                        <w:div w:id="361908409">
                          <w:marLeft w:val="0"/>
                          <w:marRight w:val="90"/>
                          <w:marTop w:val="0"/>
                          <w:marBottom w:val="0"/>
                          <w:divBdr>
                            <w:top w:val="none" w:sz="0" w:space="0" w:color="auto"/>
                            <w:left w:val="none" w:sz="0" w:space="0" w:color="auto"/>
                            <w:bottom w:val="none" w:sz="0" w:space="0" w:color="auto"/>
                            <w:right w:val="none" w:sz="0" w:space="0" w:color="auto"/>
                          </w:divBdr>
                        </w:div>
                        <w:div w:id="1959488572">
                          <w:marLeft w:val="0"/>
                          <w:marRight w:val="90"/>
                          <w:marTop w:val="0"/>
                          <w:marBottom w:val="0"/>
                          <w:divBdr>
                            <w:top w:val="none" w:sz="0" w:space="0" w:color="auto"/>
                            <w:left w:val="none" w:sz="0" w:space="0" w:color="auto"/>
                            <w:bottom w:val="none" w:sz="0" w:space="0" w:color="auto"/>
                            <w:right w:val="none" w:sz="0" w:space="0" w:color="auto"/>
                          </w:divBdr>
                        </w:div>
                        <w:div w:id="1613856050">
                          <w:marLeft w:val="0"/>
                          <w:marRight w:val="90"/>
                          <w:marTop w:val="0"/>
                          <w:marBottom w:val="0"/>
                          <w:divBdr>
                            <w:top w:val="none" w:sz="0" w:space="0" w:color="auto"/>
                            <w:left w:val="none" w:sz="0" w:space="0" w:color="auto"/>
                            <w:bottom w:val="none" w:sz="0" w:space="0" w:color="auto"/>
                            <w:right w:val="none" w:sz="0" w:space="0" w:color="auto"/>
                          </w:divBdr>
                        </w:div>
                        <w:div w:id="305936889">
                          <w:marLeft w:val="0"/>
                          <w:marRight w:val="0"/>
                          <w:marTop w:val="0"/>
                          <w:marBottom w:val="0"/>
                          <w:divBdr>
                            <w:top w:val="none" w:sz="0" w:space="0" w:color="auto"/>
                            <w:left w:val="none" w:sz="0" w:space="0" w:color="auto"/>
                            <w:bottom w:val="none" w:sz="0" w:space="0" w:color="auto"/>
                            <w:right w:val="none" w:sz="0" w:space="0" w:color="auto"/>
                          </w:divBdr>
                        </w:div>
                      </w:divsChild>
                    </w:div>
                    <w:div w:id="1224753101">
                      <w:marLeft w:val="225"/>
                      <w:marRight w:val="0"/>
                      <w:marTop w:val="0"/>
                      <w:marBottom w:val="0"/>
                      <w:divBdr>
                        <w:top w:val="none" w:sz="0" w:space="0" w:color="auto"/>
                        <w:left w:val="none" w:sz="0" w:space="0" w:color="auto"/>
                        <w:bottom w:val="none" w:sz="0" w:space="0" w:color="auto"/>
                        <w:right w:val="none" w:sz="0" w:space="0" w:color="auto"/>
                      </w:divBdr>
                      <w:divsChild>
                        <w:div w:id="1810242644">
                          <w:marLeft w:val="0"/>
                          <w:marRight w:val="0"/>
                          <w:marTop w:val="0"/>
                          <w:marBottom w:val="0"/>
                          <w:divBdr>
                            <w:top w:val="none" w:sz="0" w:space="0" w:color="auto"/>
                            <w:left w:val="none" w:sz="0" w:space="0" w:color="auto"/>
                            <w:bottom w:val="none" w:sz="0" w:space="0" w:color="auto"/>
                            <w:right w:val="none" w:sz="0" w:space="0" w:color="auto"/>
                          </w:divBdr>
                          <w:divsChild>
                            <w:div w:id="189650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97138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510533">
          <w:marLeft w:val="0"/>
          <w:marRight w:val="0"/>
          <w:marTop w:val="0"/>
          <w:marBottom w:val="0"/>
          <w:divBdr>
            <w:top w:val="none" w:sz="0" w:space="0" w:color="auto"/>
            <w:left w:val="none" w:sz="0" w:space="0" w:color="auto"/>
            <w:bottom w:val="none" w:sz="0" w:space="0" w:color="auto"/>
            <w:right w:val="none" w:sz="0" w:space="0" w:color="auto"/>
          </w:divBdr>
          <w:divsChild>
            <w:div w:id="407385412">
              <w:marLeft w:val="0"/>
              <w:marRight w:val="0"/>
              <w:marTop w:val="0"/>
              <w:marBottom w:val="450"/>
              <w:divBdr>
                <w:top w:val="none" w:sz="0" w:space="0" w:color="auto"/>
                <w:left w:val="none" w:sz="0" w:space="0" w:color="auto"/>
                <w:bottom w:val="none" w:sz="0" w:space="0" w:color="auto"/>
                <w:right w:val="none" w:sz="0" w:space="0" w:color="auto"/>
              </w:divBdr>
              <w:divsChild>
                <w:div w:id="157346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00201">
          <w:marLeft w:val="0"/>
          <w:marRight w:val="0"/>
          <w:marTop w:val="0"/>
          <w:marBottom w:val="0"/>
          <w:divBdr>
            <w:top w:val="none" w:sz="0" w:space="0" w:color="auto"/>
            <w:left w:val="none" w:sz="0" w:space="0" w:color="auto"/>
            <w:bottom w:val="none" w:sz="0" w:space="0" w:color="auto"/>
            <w:right w:val="none" w:sz="0" w:space="0" w:color="auto"/>
          </w:divBdr>
          <w:divsChild>
            <w:div w:id="240603208">
              <w:marLeft w:val="0"/>
              <w:marRight w:val="0"/>
              <w:marTop w:val="0"/>
              <w:marBottom w:val="0"/>
              <w:divBdr>
                <w:top w:val="none" w:sz="0" w:space="0" w:color="auto"/>
                <w:left w:val="none" w:sz="0" w:space="0" w:color="auto"/>
                <w:bottom w:val="none" w:sz="0" w:space="0" w:color="auto"/>
                <w:right w:val="none" w:sz="0" w:space="0" w:color="auto"/>
              </w:divBdr>
              <w:divsChild>
                <w:div w:id="131486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87281">
          <w:marLeft w:val="0"/>
          <w:marRight w:val="0"/>
          <w:marTop w:val="0"/>
          <w:marBottom w:val="450"/>
          <w:divBdr>
            <w:top w:val="none" w:sz="0" w:space="0" w:color="auto"/>
            <w:left w:val="none" w:sz="0" w:space="0" w:color="auto"/>
            <w:bottom w:val="none" w:sz="0" w:space="0" w:color="auto"/>
            <w:right w:val="none" w:sz="0" w:space="0" w:color="auto"/>
          </w:divBdr>
          <w:divsChild>
            <w:div w:id="32000450">
              <w:marLeft w:val="0"/>
              <w:marRight w:val="0"/>
              <w:marTop w:val="0"/>
              <w:marBottom w:val="0"/>
              <w:divBdr>
                <w:top w:val="none" w:sz="0" w:space="0" w:color="auto"/>
                <w:left w:val="none" w:sz="0" w:space="0" w:color="auto"/>
                <w:bottom w:val="none" w:sz="0" w:space="0" w:color="auto"/>
                <w:right w:val="none" w:sz="0" w:space="0" w:color="auto"/>
              </w:divBdr>
              <w:divsChild>
                <w:div w:id="1306860098">
                  <w:marLeft w:val="0"/>
                  <w:marRight w:val="0"/>
                  <w:marTop w:val="240"/>
                  <w:marBottom w:val="240"/>
                  <w:divBdr>
                    <w:top w:val="none" w:sz="0" w:space="0" w:color="auto"/>
                    <w:left w:val="none" w:sz="0" w:space="0" w:color="auto"/>
                    <w:bottom w:val="none" w:sz="0" w:space="0" w:color="auto"/>
                    <w:right w:val="none" w:sz="0" w:space="0" w:color="auto"/>
                  </w:divBdr>
                  <w:divsChild>
                    <w:div w:id="651445038">
                      <w:marLeft w:val="0"/>
                      <w:marRight w:val="0"/>
                      <w:marTop w:val="0"/>
                      <w:marBottom w:val="0"/>
                      <w:divBdr>
                        <w:top w:val="none" w:sz="0" w:space="0" w:color="auto"/>
                        <w:left w:val="none" w:sz="0" w:space="0" w:color="auto"/>
                        <w:bottom w:val="none" w:sz="0" w:space="0" w:color="auto"/>
                        <w:right w:val="none" w:sz="0" w:space="0" w:color="auto"/>
                      </w:divBdr>
                      <w:divsChild>
                        <w:div w:id="136598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26157">
                  <w:marLeft w:val="0"/>
                  <w:marRight w:val="0"/>
                  <w:marTop w:val="240"/>
                  <w:marBottom w:val="240"/>
                  <w:divBdr>
                    <w:top w:val="none" w:sz="0" w:space="0" w:color="auto"/>
                    <w:left w:val="none" w:sz="0" w:space="0" w:color="auto"/>
                    <w:bottom w:val="none" w:sz="0" w:space="0" w:color="auto"/>
                    <w:right w:val="none" w:sz="0" w:space="0" w:color="auto"/>
                  </w:divBdr>
                  <w:divsChild>
                    <w:div w:id="1926766494">
                      <w:marLeft w:val="0"/>
                      <w:marRight w:val="0"/>
                      <w:marTop w:val="0"/>
                      <w:marBottom w:val="0"/>
                      <w:divBdr>
                        <w:top w:val="none" w:sz="0" w:space="0" w:color="auto"/>
                        <w:left w:val="none" w:sz="0" w:space="0" w:color="auto"/>
                        <w:bottom w:val="none" w:sz="0" w:space="0" w:color="auto"/>
                        <w:right w:val="none" w:sz="0" w:space="0" w:color="auto"/>
                      </w:divBdr>
                      <w:divsChild>
                        <w:div w:id="172702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83068">
                  <w:marLeft w:val="0"/>
                  <w:marRight w:val="0"/>
                  <w:marTop w:val="0"/>
                  <w:marBottom w:val="300"/>
                  <w:divBdr>
                    <w:top w:val="none" w:sz="0" w:space="0" w:color="auto"/>
                    <w:left w:val="none" w:sz="0" w:space="0" w:color="auto"/>
                    <w:bottom w:val="none" w:sz="0" w:space="0" w:color="auto"/>
                    <w:right w:val="none" w:sz="0" w:space="0" w:color="auto"/>
                  </w:divBdr>
                  <w:divsChild>
                    <w:div w:id="1463622289">
                      <w:marLeft w:val="0"/>
                      <w:marRight w:val="0"/>
                      <w:marTop w:val="0"/>
                      <w:marBottom w:val="0"/>
                      <w:divBdr>
                        <w:top w:val="none" w:sz="0" w:space="0" w:color="auto"/>
                        <w:left w:val="none" w:sz="0" w:space="0" w:color="auto"/>
                        <w:bottom w:val="none" w:sz="0" w:space="0" w:color="auto"/>
                        <w:right w:val="none" w:sz="0" w:space="0" w:color="auto"/>
                      </w:divBdr>
                      <w:divsChild>
                        <w:div w:id="1334840687">
                          <w:marLeft w:val="0"/>
                          <w:marRight w:val="0"/>
                          <w:marTop w:val="0"/>
                          <w:marBottom w:val="0"/>
                          <w:divBdr>
                            <w:top w:val="none" w:sz="0" w:space="0" w:color="auto"/>
                            <w:left w:val="none" w:sz="0" w:space="0" w:color="auto"/>
                            <w:bottom w:val="none" w:sz="0" w:space="0" w:color="auto"/>
                            <w:right w:val="none" w:sz="0" w:space="0" w:color="auto"/>
                          </w:divBdr>
                          <w:divsChild>
                            <w:div w:id="1944990285">
                              <w:marLeft w:val="0"/>
                              <w:marRight w:val="0"/>
                              <w:marTop w:val="0"/>
                              <w:marBottom w:val="0"/>
                              <w:divBdr>
                                <w:top w:val="none" w:sz="0" w:space="0" w:color="auto"/>
                                <w:left w:val="none" w:sz="0" w:space="0" w:color="auto"/>
                                <w:bottom w:val="none" w:sz="0" w:space="0" w:color="auto"/>
                                <w:right w:val="none" w:sz="0" w:space="0" w:color="auto"/>
                              </w:divBdr>
                              <w:divsChild>
                                <w:div w:id="479076709">
                                  <w:marLeft w:val="0"/>
                                  <w:marRight w:val="0"/>
                                  <w:marTop w:val="0"/>
                                  <w:marBottom w:val="0"/>
                                  <w:divBdr>
                                    <w:top w:val="none" w:sz="0" w:space="0" w:color="auto"/>
                                    <w:left w:val="none" w:sz="0" w:space="0" w:color="auto"/>
                                    <w:bottom w:val="none" w:sz="0" w:space="0" w:color="auto"/>
                                    <w:right w:val="none" w:sz="0" w:space="0" w:color="auto"/>
                                  </w:divBdr>
                                  <w:divsChild>
                                    <w:div w:id="1817720219">
                                      <w:marLeft w:val="0"/>
                                      <w:marRight w:val="0"/>
                                      <w:marTop w:val="0"/>
                                      <w:marBottom w:val="0"/>
                                      <w:divBdr>
                                        <w:top w:val="none" w:sz="0" w:space="0" w:color="auto"/>
                                        <w:left w:val="none" w:sz="0" w:space="0" w:color="auto"/>
                                        <w:bottom w:val="none" w:sz="0" w:space="0" w:color="auto"/>
                                        <w:right w:val="none" w:sz="0" w:space="0" w:color="auto"/>
                                      </w:divBdr>
                                      <w:divsChild>
                                        <w:div w:id="148519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8764">
                                  <w:marLeft w:val="0"/>
                                  <w:marRight w:val="0"/>
                                  <w:marTop w:val="0"/>
                                  <w:marBottom w:val="75"/>
                                  <w:divBdr>
                                    <w:top w:val="none" w:sz="0" w:space="0" w:color="auto"/>
                                    <w:left w:val="none" w:sz="0" w:space="0" w:color="auto"/>
                                    <w:bottom w:val="none" w:sz="0" w:space="0" w:color="auto"/>
                                    <w:right w:val="none" w:sz="0" w:space="0" w:color="auto"/>
                                  </w:divBdr>
                                  <w:divsChild>
                                    <w:div w:id="1262757150">
                                      <w:marLeft w:val="225"/>
                                      <w:marRight w:val="0"/>
                                      <w:marTop w:val="0"/>
                                      <w:marBottom w:val="0"/>
                                      <w:divBdr>
                                        <w:top w:val="none" w:sz="0" w:space="0" w:color="auto"/>
                                        <w:left w:val="none" w:sz="0" w:space="0" w:color="auto"/>
                                        <w:bottom w:val="none" w:sz="0" w:space="0" w:color="auto"/>
                                        <w:right w:val="none" w:sz="0" w:space="0" w:color="auto"/>
                                      </w:divBdr>
                                      <w:divsChild>
                                        <w:div w:id="882788997">
                                          <w:marLeft w:val="240"/>
                                          <w:marRight w:val="0"/>
                                          <w:marTop w:val="0"/>
                                          <w:marBottom w:val="0"/>
                                          <w:divBdr>
                                            <w:top w:val="none" w:sz="0" w:space="0" w:color="auto"/>
                                            <w:left w:val="none" w:sz="0" w:space="0" w:color="auto"/>
                                            <w:bottom w:val="none" w:sz="0" w:space="0" w:color="auto"/>
                                            <w:right w:val="none" w:sz="0" w:space="0" w:color="auto"/>
                                          </w:divBdr>
                                        </w:div>
                                        <w:div w:id="1718042317">
                                          <w:marLeft w:val="1200"/>
                                          <w:marRight w:val="1200"/>
                                          <w:marTop w:val="0"/>
                                          <w:marBottom w:val="0"/>
                                          <w:divBdr>
                                            <w:top w:val="none" w:sz="0" w:space="0" w:color="auto"/>
                                            <w:left w:val="none" w:sz="0" w:space="0" w:color="auto"/>
                                            <w:bottom w:val="none" w:sz="0" w:space="0" w:color="auto"/>
                                            <w:right w:val="none" w:sz="0" w:space="0" w:color="auto"/>
                                          </w:divBdr>
                                        </w:div>
                                      </w:divsChild>
                                    </w:div>
                                    <w:div w:id="22213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134694">
                          <w:marLeft w:val="0"/>
                          <w:marRight w:val="0"/>
                          <w:marTop w:val="0"/>
                          <w:marBottom w:val="0"/>
                          <w:divBdr>
                            <w:top w:val="none" w:sz="0" w:space="0" w:color="auto"/>
                            <w:left w:val="none" w:sz="0" w:space="0" w:color="auto"/>
                            <w:bottom w:val="none" w:sz="0" w:space="0" w:color="auto"/>
                            <w:right w:val="none" w:sz="0" w:space="0" w:color="auto"/>
                          </w:divBdr>
                          <w:divsChild>
                            <w:div w:id="324017255">
                              <w:marLeft w:val="0"/>
                              <w:marRight w:val="0"/>
                              <w:marTop w:val="0"/>
                              <w:marBottom w:val="0"/>
                              <w:divBdr>
                                <w:top w:val="none" w:sz="0" w:space="0" w:color="auto"/>
                                <w:left w:val="none" w:sz="0" w:space="0" w:color="auto"/>
                                <w:bottom w:val="none" w:sz="0" w:space="0" w:color="auto"/>
                                <w:right w:val="none" w:sz="0" w:space="0" w:color="auto"/>
                              </w:divBdr>
                              <w:divsChild>
                                <w:div w:id="1623727400">
                                  <w:marLeft w:val="225"/>
                                  <w:marRight w:val="0"/>
                                  <w:marTop w:val="0"/>
                                  <w:marBottom w:val="0"/>
                                  <w:divBdr>
                                    <w:top w:val="none" w:sz="0" w:space="0" w:color="auto"/>
                                    <w:left w:val="none" w:sz="0" w:space="0" w:color="auto"/>
                                    <w:bottom w:val="none" w:sz="0" w:space="0" w:color="auto"/>
                                    <w:right w:val="none" w:sz="0" w:space="0" w:color="auto"/>
                                  </w:divBdr>
                                  <w:divsChild>
                                    <w:div w:id="1382247514">
                                      <w:marLeft w:val="0"/>
                                      <w:marRight w:val="0"/>
                                      <w:marTop w:val="0"/>
                                      <w:marBottom w:val="0"/>
                                      <w:divBdr>
                                        <w:top w:val="none" w:sz="0" w:space="0" w:color="auto"/>
                                        <w:left w:val="none" w:sz="0" w:space="0" w:color="auto"/>
                                        <w:bottom w:val="none" w:sz="0" w:space="0" w:color="auto"/>
                                        <w:right w:val="none" w:sz="0" w:space="0" w:color="auto"/>
                                      </w:divBdr>
                                      <w:divsChild>
                                        <w:div w:id="106583444">
                                          <w:marLeft w:val="0"/>
                                          <w:marRight w:val="0"/>
                                          <w:marTop w:val="0"/>
                                          <w:marBottom w:val="0"/>
                                          <w:divBdr>
                                            <w:top w:val="none" w:sz="0" w:space="0" w:color="auto"/>
                                            <w:left w:val="none" w:sz="0" w:space="0" w:color="auto"/>
                                            <w:bottom w:val="none" w:sz="0" w:space="0" w:color="auto"/>
                                            <w:right w:val="none" w:sz="0" w:space="0" w:color="auto"/>
                                          </w:divBdr>
                                        </w:div>
                                        <w:div w:id="1968271683">
                                          <w:marLeft w:val="0"/>
                                          <w:marRight w:val="0"/>
                                          <w:marTop w:val="0"/>
                                          <w:marBottom w:val="0"/>
                                          <w:divBdr>
                                            <w:top w:val="none" w:sz="0" w:space="0" w:color="auto"/>
                                            <w:left w:val="none" w:sz="0" w:space="0" w:color="auto"/>
                                            <w:bottom w:val="none" w:sz="0" w:space="0" w:color="auto"/>
                                            <w:right w:val="none" w:sz="0" w:space="0" w:color="auto"/>
                                          </w:divBdr>
                                        </w:div>
                                        <w:div w:id="593826118">
                                          <w:marLeft w:val="0"/>
                                          <w:marRight w:val="0"/>
                                          <w:marTop w:val="0"/>
                                          <w:marBottom w:val="0"/>
                                          <w:divBdr>
                                            <w:top w:val="none" w:sz="0" w:space="0" w:color="auto"/>
                                            <w:left w:val="none" w:sz="0" w:space="0" w:color="auto"/>
                                            <w:bottom w:val="none" w:sz="0" w:space="0" w:color="auto"/>
                                            <w:right w:val="none" w:sz="0" w:space="0" w:color="auto"/>
                                          </w:divBdr>
                                        </w:div>
                                        <w:div w:id="2080706543">
                                          <w:marLeft w:val="0"/>
                                          <w:marRight w:val="0"/>
                                          <w:marTop w:val="0"/>
                                          <w:marBottom w:val="0"/>
                                          <w:divBdr>
                                            <w:top w:val="none" w:sz="0" w:space="0" w:color="auto"/>
                                            <w:left w:val="none" w:sz="0" w:space="0" w:color="auto"/>
                                            <w:bottom w:val="none" w:sz="0" w:space="0" w:color="auto"/>
                                            <w:right w:val="none" w:sz="0" w:space="0" w:color="auto"/>
                                          </w:divBdr>
                                        </w:div>
                                        <w:div w:id="1079596170">
                                          <w:marLeft w:val="0"/>
                                          <w:marRight w:val="0"/>
                                          <w:marTop w:val="0"/>
                                          <w:marBottom w:val="0"/>
                                          <w:divBdr>
                                            <w:top w:val="none" w:sz="0" w:space="0" w:color="auto"/>
                                            <w:left w:val="none" w:sz="0" w:space="0" w:color="auto"/>
                                            <w:bottom w:val="none" w:sz="0" w:space="0" w:color="auto"/>
                                            <w:right w:val="none" w:sz="0" w:space="0" w:color="auto"/>
                                          </w:divBdr>
                                        </w:div>
                                        <w:div w:id="2077974541">
                                          <w:marLeft w:val="0"/>
                                          <w:marRight w:val="0"/>
                                          <w:marTop w:val="0"/>
                                          <w:marBottom w:val="0"/>
                                          <w:divBdr>
                                            <w:top w:val="none" w:sz="0" w:space="0" w:color="auto"/>
                                            <w:left w:val="none" w:sz="0" w:space="0" w:color="auto"/>
                                            <w:bottom w:val="none" w:sz="0" w:space="0" w:color="auto"/>
                                            <w:right w:val="none" w:sz="0" w:space="0" w:color="auto"/>
                                          </w:divBdr>
                                        </w:div>
                                        <w:div w:id="63807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cciapassione.com/wp-content/uploads/2016/11/cartuccia_munizioni_8x68S_1030.jpg" TargetMode="External"/><Relationship Id="rId13" Type="http://schemas.openxmlformats.org/officeDocument/2006/relationships/hyperlink" Target="https://www.cacciapassione.com/wp-content/uploads/2016/11/cartuccia_munizioni_8x68S_011.jpg" TargetMode="External"/><Relationship Id="rId18"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2.gif"/><Relationship Id="rId12" Type="http://schemas.openxmlformats.org/officeDocument/2006/relationships/image" Target="media/image5.jpeg"/><Relationship Id="rId17" Type="http://schemas.openxmlformats.org/officeDocument/2006/relationships/hyperlink" Target="https://www.cacciapassione.com/wp-content/uploads/2016/11/cartuccia_munizioni_8x68S_1036.jpg" TargetMode="External"/><Relationship Id="rId2" Type="http://schemas.microsoft.com/office/2007/relationships/stylesWithEffects" Target="stylesWithEffects.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cacciapassione.com/en/author/emanuel-tabasso/"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image" Target="media/image7.jpeg"/><Relationship Id="rId10" Type="http://schemas.openxmlformats.org/officeDocument/2006/relationships/hyperlink" Target="https://www.cacciapassione.com/wp-content/uploads/2016/11/cartuccia_munizioni_8x68S_006.jp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843</Words>
  <Characters>4808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5640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2024-10-14T11:02:00Z</dcterms:created>
  <dcterms:modified xsi:type="dcterms:W3CDTF">2024-10-14T11:15:00Z</dcterms:modified>
</cp:coreProperties>
</file>